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0B0A44" w14:textId="77777777" w:rsidR="0032632D" w:rsidRPr="0032632D" w:rsidRDefault="0032632D" w:rsidP="0032632D">
      <w:pPr>
        <w:spacing w:after="0"/>
        <w:jc w:val="center"/>
        <w:rPr>
          <w:rFonts w:ascii="Times New Roman" w:eastAsia="Times New Roman" w:hAnsi="Times New Roman" w:cs="Times New Roman"/>
          <w:sz w:val="28"/>
          <w:szCs w:val="28"/>
          <w:lang w:eastAsia="ru-RU"/>
        </w:rPr>
      </w:pPr>
      <w:bookmarkStart w:id="0" w:name="_Hlk69515695"/>
      <w:bookmarkStart w:id="1" w:name="_Toc59002685"/>
      <w:r w:rsidRPr="0032632D">
        <w:rPr>
          <w:rFonts w:ascii="Times New Roman" w:eastAsia="Times New Roman" w:hAnsi="Times New Roman" w:cs="Times New Roman"/>
          <w:sz w:val="28"/>
          <w:szCs w:val="28"/>
          <w:lang w:eastAsia="ru-RU"/>
        </w:rPr>
        <w:t>Министерство образования Республики Беларусь</w:t>
      </w:r>
    </w:p>
    <w:p w14:paraId="2395C44C" w14:textId="77777777" w:rsidR="0032632D" w:rsidRPr="0032632D" w:rsidRDefault="0032632D" w:rsidP="0032632D">
      <w:pPr>
        <w:spacing w:after="0"/>
        <w:jc w:val="center"/>
        <w:rPr>
          <w:rFonts w:ascii="Times New Roman" w:eastAsia="Times New Roman" w:hAnsi="Times New Roman" w:cs="Times New Roman"/>
          <w:sz w:val="28"/>
          <w:szCs w:val="28"/>
          <w:lang w:eastAsia="ru-RU"/>
        </w:rPr>
      </w:pPr>
    </w:p>
    <w:p w14:paraId="4398592C" w14:textId="77777777" w:rsidR="0032632D" w:rsidRPr="0032632D" w:rsidRDefault="0032632D" w:rsidP="0032632D">
      <w:pPr>
        <w:spacing w:after="0"/>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Учреждение образования</w:t>
      </w:r>
    </w:p>
    <w:p w14:paraId="48F48417" w14:textId="77777777" w:rsidR="0032632D" w:rsidRPr="0032632D" w:rsidRDefault="0032632D" w:rsidP="0032632D">
      <w:pPr>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БЕЛОРУССКИЙ ГОСУДАРСТВЕННЫЙ УНИВЕРСИТЕТ</w:t>
      </w:r>
    </w:p>
    <w:p w14:paraId="79FCC926" w14:textId="677C49EF" w:rsidR="0032632D" w:rsidRPr="008218B0" w:rsidRDefault="0032632D" w:rsidP="0032632D">
      <w:pPr>
        <w:jc w:val="center"/>
        <w:rPr>
          <w:rFonts w:eastAsia="Times New Roman" w:cs="Times New Roman"/>
          <w:szCs w:val="28"/>
          <w:lang w:eastAsia="ru-RU"/>
        </w:rPr>
      </w:pPr>
      <w:r w:rsidRPr="0032632D">
        <w:rPr>
          <w:rFonts w:ascii="Times New Roman" w:eastAsia="Times New Roman" w:hAnsi="Times New Roman" w:cs="Times New Roman"/>
          <w:sz w:val="28"/>
          <w:szCs w:val="28"/>
          <w:lang w:eastAsia="ru-RU"/>
        </w:rPr>
        <w:t>ИНФОРМАТИКИ И РАДИОЭЛЕКТРОНИКИ</w:t>
      </w:r>
    </w:p>
    <w:p w14:paraId="71BD9F07" w14:textId="77777777" w:rsidR="0032632D" w:rsidRPr="0032632D" w:rsidRDefault="0032632D" w:rsidP="0032632D">
      <w:pPr>
        <w:spacing w:after="0"/>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Факультет инженерно-экономический</w:t>
      </w:r>
    </w:p>
    <w:p w14:paraId="128AC2DC" w14:textId="77777777" w:rsidR="0032632D" w:rsidRPr="0032632D" w:rsidRDefault="0032632D" w:rsidP="0032632D">
      <w:pPr>
        <w:spacing w:after="0"/>
        <w:rPr>
          <w:rFonts w:ascii="Times New Roman" w:eastAsia="Times New Roman" w:hAnsi="Times New Roman" w:cs="Times New Roman"/>
          <w:sz w:val="28"/>
          <w:szCs w:val="28"/>
          <w:lang w:eastAsia="ru-RU"/>
        </w:rPr>
      </w:pPr>
    </w:p>
    <w:p w14:paraId="70623A60" w14:textId="77777777" w:rsidR="0032632D" w:rsidRPr="0032632D" w:rsidRDefault="0032632D" w:rsidP="0032632D">
      <w:pPr>
        <w:spacing w:after="0"/>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Кафедра экономической информатики</w:t>
      </w:r>
    </w:p>
    <w:p w14:paraId="03666785" w14:textId="77777777" w:rsidR="0032632D" w:rsidRPr="008218B0" w:rsidRDefault="0032632D" w:rsidP="0032632D">
      <w:pPr>
        <w:rPr>
          <w:rFonts w:eastAsia="Times New Roman" w:cs="Times New Roman"/>
          <w:szCs w:val="28"/>
          <w:lang w:eastAsia="ru-RU"/>
        </w:rPr>
      </w:pPr>
    </w:p>
    <w:p w14:paraId="0A9E0980" w14:textId="77777777" w:rsidR="0032632D" w:rsidRPr="008218B0" w:rsidRDefault="0032632D" w:rsidP="0032632D">
      <w:pPr>
        <w:rPr>
          <w:rFonts w:eastAsia="Times New Roman" w:cs="Times New Roman"/>
          <w:szCs w:val="28"/>
          <w:lang w:eastAsia="ru-RU"/>
        </w:rPr>
      </w:pPr>
    </w:p>
    <w:p w14:paraId="6BDF1F1B" w14:textId="77777777" w:rsidR="0032632D" w:rsidRPr="008218B0" w:rsidRDefault="0032632D" w:rsidP="0032632D">
      <w:pPr>
        <w:rPr>
          <w:rFonts w:eastAsia="Times New Roman" w:cs="Times New Roman"/>
          <w:szCs w:val="28"/>
          <w:lang w:eastAsia="ru-RU"/>
        </w:rPr>
      </w:pPr>
    </w:p>
    <w:p w14:paraId="69B94412" w14:textId="77777777" w:rsidR="0032632D" w:rsidRPr="008218B0" w:rsidRDefault="0032632D" w:rsidP="0032632D">
      <w:pPr>
        <w:rPr>
          <w:rFonts w:eastAsia="Times New Roman" w:cs="Times New Roman"/>
          <w:szCs w:val="28"/>
          <w:lang w:eastAsia="ru-RU"/>
        </w:rPr>
      </w:pPr>
    </w:p>
    <w:p w14:paraId="03754AB9" w14:textId="77777777" w:rsidR="0032632D" w:rsidRPr="008218B0" w:rsidRDefault="0032632D" w:rsidP="0032632D">
      <w:pPr>
        <w:rPr>
          <w:rFonts w:eastAsia="Times New Roman" w:cs="Times New Roman"/>
          <w:szCs w:val="28"/>
          <w:lang w:eastAsia="ru-RU"/>
        </w:rPr>
      </w:pPr>
    </w:p>
    <w:p w14:paraId="45C04910" w14:textId="77777777" w:rsidR="0032632D" w:rsidRPr="0032632D" w:rsidRDefault="0032632D" w:rsidP="0032632D">
      <w:pPr>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ОТЧЕТ</w:t>
      </w:r>
    </w:p>
    <w:bookmarkEnd w:id="0"/>
    <w:p w14:paraId="6DA18135" w14:textId="6364776B" w:rsidR="0032632D" w:rsidRPr="0032632D" w:rsidRDefault="0032632D" w:rsidP="0032632D">
      <w:pPr>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 xml:space="preserve">по преддипломной практике на предприятии </w:t>
      </w:r>
      <w:r>
        <w:rPr>
          <w:rFonts w:ascii="Times New Roman" w:eastAsia="Times New Roman" w:hAnsi="Times New Roman" w:cs="Times New Roman"/>
          <w:sz w:val="28"/>
          <w:szCs w:val="28"/>
          <w:lang w:eastAsia="ru-RU"/>
        </w:rPr>
        <w:t>и</w:t>
      </w:r>
      <w:r w:rsidRPr="0032632D">
        <w:rPr>
          <w:rFonts w:ascii="Times New Roman" w:eastAsia="Times New Roman" w:hAnsi="Times New Roman" w:cs="Times New Roman"/>
          <w:sz w:val="28"/>
          <w:szCs w:val="28"/>
          <w:lang w:eastAsia="ru-RU"/>
        </w:rPr>
        <w:t>ностранное производственное унитарное предприятие «</w:t>
      </w:r>
      <w:proofErr w:type="spellStart"/>
      <w:r w:rsidRPr="0032632D">
        <w:rPr>
          <w:rFonts w:ascii="Times New Roman" w:eastAsia="Times New Roman" w:hAnsi="Times New Roman" w:cs="Times New Roman"/>
          <w:sz w:val="28"/>
          <w:szCs w:val="28"/>
          <w:lang w:eastAsia="ru-RU"/>
        </w:rPr>
        <w:t>АйБиЭй</w:t>
      </w:r>
      <w:proofErr w:type="spellEnd"/>
      <w:r w:rsidRPr="0032632D">
        <w:rPr>
          <w:rFonts w:ascii="Times New Roman" w:eastAsia="Times New Roman" w:hAnsi="Times New Roman" w:cs="Times New Roman"/>
          <w:sz w:val="28"/>
          <w:szCs w:val="28"/>
          <w:lang w:eastAsia="ru-RU"/>
        </w:rPr>
        <w:t xml:space="preserve"> </w:t>
      </w:r>
      <w:proofErr w:type="spellStart"/>
      <w:r w:rsidRPr="0032632D">
        <w:rPr>
          <w:rFonts w:ascii="Times New Roman" w:eastAsia="Times New Roman" w:hAnsi="Times New Roman" w:cs="Times New Roman"/>
          <w:sz w:val="28"/>
          <w:szCs w:val="28"/>
          <w:lang w:eastAsia="ru-RU"/>
        </w:rPr>
        <w:t>АйТи</w:t>
      </w:r>
      <w:proofErr w:type="spellEnd"/>
      <w:r w:rsidRPr="0032632D">
        <w:rPr>
          <w:rFonts w:ascii="Times New Roman" w:eastAsia="Times New Roman" w:hAnsi="Times New Roman" w:cs="Times New Roman"/>
          <w:sz w:val="28"/>
          <w:szCs w:val="28"/>
          <w:lang w:eastAsia="ru-RU"/>
        </w:rPr>
        <w:t xml:space="preserve"> Парк»</w:t>
      </w:r>
    </w:p>
    <w:p w14:paraId="754C03A7" w14:textId="77777777" w:rsidR="0095401B" w:rsidRDefault="0095401B" w:rsidP="0095401B">
      <w:pPr>
        <w:pStyle w:val="ad"/>
        <w:jc w:val="left"/>
        <w:rPr>
          <w:b w:val="0"/>
          <w:sz w:val="28"/>
          <w:szCs w:val="28"/>
        </w:rPr>
      </w:pPr>
      <w:r>
        <w:rPr>
          <w:b w:val="0"/>
          <w:sz w:val="28"/>
          <w:szCs w:val="28"/>
        </w:rPr>
        <w:t xml:space="preserve"> </w:t>
      </w:r>
    </w:p>
    <w:p w14:paraId="0FAB327D" w14:textId="77777777" w:rsidR="0095401B" w:rsidRDefault="0095401B" w:rsidP="0095401B">
      <w:pPr>
        <w:pStyle w:val="ad"/>
        <w:jc w:val="left"/>
        <w:rPr>
          <w:b w:val="0"/>
          <w:sz w:val="28"/>
          <w:szCs w:val="28"/>
        </w:rPr>
      </w:pPr>
    </w:p>
    <w:p w14:paraId="61958A6C" w14:textId="77777777" w:rsidR="0032632D" w:rsidRDefault="0032632D" w:rsidP="0095401B">
      <w:pPr>
        <w:pStyle w:val="ad"/>
        <w:jc w:val="left"/>
        <w:rPr>
          <w:b w:val="0"/>
          <w:sz w:val="28"/>
          <w:szCs w:val="28"/>
        </w:rPr>
      </w:pPr>
    </w:p>
    <w:p w14:paraId="40EC2E12" w14:textId="77777777" w:rsidR="0032632D" w:rsidRDefault="0032632D" w:rsidP="0095401B">
      <w:pPr>
        <w:pStyle w:val="ad"/>
        <w:jc w:val="left"/>
        <w:rPr>
          <w:b w:val="0"/>
          <w:sz w:val="28"/>
          <w:szCs w:val="28"/>
        </w:rPr>
      </w:pPr>
    </w:p>
    <w:p w14:paraId="05067316" w14:textId="77777777" w:rsidR="0032632D" w:rsidRDefault="0032632D" w:rsidP="0095401B">
      <w:pPr>
        <w:pStyle w:val="ad"/>
        <w:jc w:val="left"/>
        <w:rPr>
          <w:b w:val="0"/>
          <w:sz w:val="28"/>
          <w:szCs w:val="28"/>
        </w:rPr>
      </w:pPr>
    </w:p>
    <w:p w14:paraId="6379C4F8" w14:textId="77777777" w:rsidR="0032632D" w:rsidRDefault="0032632D" w:rsidP="0095401B">
      <w:pPr>
        <w:pStyle w:val="ad"/>
        <w:jc w:val="left"/>
        <w:rPr>
          <w:b w:val="0"/>
          <w:sz w:val="28"/>
          <w:szCs w:val="28"/>
        </w:rPr>
      </w:pPr>
    </w:p>
    <w:tbl>
      <w:tblPr>
        <w:tblStyle w:val="af5"/>
        <w:tblW w:w="9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3695"/>
      </w:tblGrid>
      <w:tr w:rsidR="0032632D" w14:paraId="4925F086" w14:textId="77777777" w:rsidTr="0032632D">
        <w:trPr>
          <w:trHeight w:val="494"/>
        </w:trPr>
        <w:tc>
          <w:tcPr>
            <w:tcW w:w="5949" w:type="dxa"/>
          </w:tcPr>
          <w:p w14:paraId="2EF3F53A" w14:textId="1FEDE412" w:rsidR="0032632D" w:rsidRPr="0032632D" w:rsidRDefault="00B74D71" w:rsidP="0032632D">
            <w:pPr>
              <w:tabs>
                <w:tab w:val="left" w:pos="0"/>
                <w:tab w:val="left" w:pos="851"/>
              </w:tabs>
              <w:rPr>
                <w:rFonts w:ascii="Times New Roman" w:hAnsi="Times New Roman" w:cs="Times New Roman"/>
                <w:sz w:val="28"/>
                <w:szCs w:val="28"/>
              </w:rPr>
            </w:pPr>
            <w:r>
              <w:rPr>
                <w:rFonts w:ascii="Times New Roman" w:hAnsi="Times New Roman" w:cs="Times New Roman"/>
                <w:sz w:val="28"/>
                <w:szCs w:val="28"/>
              </w:rPr>
              <w:t>Исполнитель:</w:t>
            </w:r>
            <w:r w:rsidR="0032632D" w:rsidRPr="0032632D">
              <w:rPr>
                <w:rFonts w:ascii="Times New Roman" w:hAnsi="Times New Roman" w:cs="Times New Roman"/>
                <w:sz w:val="28"/>
                <w:szCs w:val="28"/>
              </w:rPr>
              <w:t xml:space="preserve">                </w:t>
            </w:r>
          </w:p>
        </w:tc>
        <w:tc>
          <w:tcPr>
            <w:tcW w:w="3695" w:type="dxa"/>
          </w:tcPr>
          <w:p w14:paraId="60137AF9" w14:textId="03442F1D" w:rsidR="0032632D" w:rsidRPr="0032632D" w:rsidRDefault="0032632D" w:rsidP="0032632D">
            <w:pPr>
              <w:tabs>
                <w:tab w:val="left" w:pos="0"/>
                <w:tab w:val="left" w:pos="851"/>
              </w:tabs>
              <w:rPr>
                <w:rFonts w:ascii="Times New Roman" w:hAnsi="Times New Roman" w:cs="Times New Roman"/>
                <w:sz w:val="28"/>
                <w:szCs w:val="28"/>
              </w:rPr>
            </w:pPr>
            <w:r w:rsidRPr="0032632D">
              <w:rPr>
                <w:rFonts w:ascii="Times New Roman" w:hAnsi="Times New Roman" w:cs="Times New Roman"/>
                <w:sz w:val="28"/>
                <w:szCs w:val="28"/>
              </w:rPr>
              <w:t>Е.П. Красовский</w:t>
            </w:r>
          </w:p>
        </w:tc>
      </w:tr>
      <w:tr w:rsidR="0032632D" w14:paraId="23245F18" w14:textId="77777777" w:rsidTr="0032632D">
        <w:trPr>
          <w:trHeight w:val="1111"/>
        </w:trPr>
        <w:tc>
          <w:tcPr>
            <w:tcW w:w="5949" w:type="dxa"/>
          </w:tcPr>
          <w:p w14:paraId="4F893153" w14:textId="412E1639" w:rsidR="0032632D" w:rsidRPr="0032632D" w:rsidRDefault="0032632D" w:rsidP="0032632D">
            <w:pPr>
              <w:tabs>
                <w:tab w:val="left" w:pos="0"/>
                <w:tab w:val="left" w:pos="851"/>
              </w:tabs>
              <w:rPr>
                <w:rFonts w:ascii="Times New Roman" w:hAnsi="Times New Roman" w:cs="Times New Roman"/>
                <w:sz w:val="28"/>
                <w:szCs w:val="28"/>
              </w:rPr>
            </w:pPr>
            <w:r w:rsidRPr="0032632D">
              <w:rPr>
                <w:rFonts w:ascii="Times New Roman" w:hAnsi="Times New Roman" w:cs="Times New Roman"/>
                <w:sz w:val="28"/>
                <w:szCs w:val="28"/>
              </w:rPr>
              <w:t>Руководитель практики от вуза:</w:t>
            </w:r>
          </w:p>
        </w:tc>
        <w:tc>
          <w:tcPr>
            <w:tcW w:w="3695" w:type="dxa"/>
          </w:tcPr>
          <w:p w14:paraId="5D362587" w14:textId="4E455F27" w:rsidR="0032632D" w:rsidRPr="0032632D" w:rsidRDefault="0032632D" w:rsidP="0032632D">
            <w:pPr>
              <w:tabs>
                <w:tab w:val="left" w:pos="0"/>
                <w:tab w:val="left" w:pos="851"/>
              </w:tabs>
            </w:pPr>
            <w:r w:rsidRPr="0032632D">
              <w:rPr>
                <w:rFonts w:ascii="Times New Roman" w:hAnsi="Times New Roman" w:cs="Times New Roman"/>
                <w:sz w:val="28"/>
                <w:szCs w:val="28"/>
              </w:rPr>
              <w:t xml:space="preserve">Е. Н. </w:t>
            </w:r>
            <w:proofErr w:type="spellStart"/>
            <w:r w:rsidRPr="0032632D">
              <w:rPr>
                <w:rFonts w:ascii="Times New Roman" w:hAnsi="Times New Roman" w:cs="Times New Roman"/>
                <w:sz w:val="28"/>
                <w:szCs w:val="28"/>
              </w:rPr>
              <w:t>Унучек</w:t>
            </w:r>
            <w:proofErr w:type="spellEnd"/>
            <w:r>
              <w:t xml:space="preserve"> </w:t>
            </w:r>
            <w:r w:rsidRPr="0032632D">
              <w:rPr>
                <w:rFonts w:ascii="Times New Roman" w:hAnsi="Times New Roman" w:cs="Times New Roman"/>
                <w:sz w:val="28"/>
                <w:szCs w:val="28"/>
              </w:rPr>
              <w:t xml:space="preserve">Старший преподаватель, зам зав кафедрой по учебной </w:t>
            </w:r>
            <w:r w:rsidRPr="0032632D">
              <w:rPr>
                <w:rFonts w:ascii="Times New Roman" w:hAnsi="Times New Roman" w:cs="Times New Roman"/>
                <w:sz w:val="28"/>
                <w:szCs w:val="28"/>
              </w:rPr>
              <w:lastRenderedPageBreak/>
              <w:t>работе, ответственный от кафедры за СМК</w:t>
            </w:r>
          </w:p>
        </w:tc>
      </w:tr>
      <w:tr w:rsidR="0032632D" w14:paraId="77B3332A" w14:textId="77777777" w:rsidTr="0032632D">
        <w:trPr>
          <w:trHeight w:val="1112"/>
        </w:trPr>
        <w:tc>
          <w:tcPr>
            <w:tcW w:w="5949" w:type="dxa"/>
          </w:tcPr>
          <w:p w14:paraId="342AAB5D" w14:textId="77777777" w:rsidR="0032632D" w:rsidRPr="0032632D" w:rsidRDefault="0032632D" w:rsidP="0032632D">
            <w:pPr>
              <w:spacing w:line="259" w:lineRule="auto"/>
              <w:rPr>
                <w:rFonts w:ascii="Times New Roman" w:hAnsi="Times New Roman" w:cs="Times New Roman"/>
                <w:sz w:val="28"/>
                <w:szCs w:val="28"/>
              </w:rPr>
            </w:pPr>
            <w:r w:rsidRPr="0032632D">
              <w:rPr>
                <w:rFonts w:ascii="Times New Roman" w:hAnsi="Times New Roman" w:cs="Times New Roman"/>
                <w:sz w:val="28"/>
                <w:szCs w:val="28"/>
              </w:rPr>
              <w:lastRenderedPageBreak/>
              <w:t>Руководитель практики</w:t>
            </w:r>
          </w:p>
          <w:p w14:paraId="4560E5E6" w14:textId="63FCDC7C" w:rsidR="0032632D" w:rsidRPr="0032632D" w:rsidRDefault="0032632D" w:rsidP="0032632D">
            <w:pPr>
              <w:tabs>
                <w:tab w:val="left" w:pos="0"/>
                <w:tab w:val="left" w:pos="851"/>
              </w:tabs>
              <w:rPr>
                <w:rFonts w:ascii="Times New Roman" w:hAnsi="Times New Roman" w:cs="Times New Roman"/>
                <w:sz w:val="28"/>
                <w:szCs w:val="28"/>
              </w:rPr>
            </w:pPr>
            <w:r w:rsidRPr="0032632D">
              <w:rPr>
                <w:rFonts w:ascii="Times New Roman" w:hAnsi="Times New Roman" w:cs="Times New Roman"/>
                <w:sz w:val="28"/>
                <w:szCs w:val="28"/>
              </w:rPr>
              <w:t>от предприятия:</w:t>
            </w:r>
          </w:p>
        </w:tc>
        <w:tc>
          <w:tcPr>
            <w:tcW w:w="3695" w:type="dxa"/>
          </w:tcPr>
          <w:p w14:paraId="31608727" w14:textId="6B924870" w:rsidR="0032632D" w:rsidRPr="00446ECD" w:rsidRDefault="00446ECD" w:rsidP="0032632D">
            <w:pPr>
              <w:tabs>
                <w:tab w:val="left" w:pos="0"/>
                <w:tab w:val="left" w:pos="851"/>
              </w:tabs>
              <w:rPr>
                <w:rFonts w:ascii="Times New Roman" w:hAnsi="Times New Roman" w:cs="Times New Roman"/>
                <w:sz w:val="28"/>
                <w:szCs w:val="28"/>
              </w:rPr>
            </w:pPr>
            <w:proofErr w:type="spellStart"/>
            <w:r>
              <w:rPr>
                <w:rFonts w:ascii="Times New Roman" w:hAnsi="Times New Roman" w:cs="Times New Roman"/>
                <w:sz w:val="28"/>
                <w:szCs w:val="28"/>
              </w:rPr>
              <w:t>Л.Ч.Бровко</w:t>
            </w:r>
            <w:proofErr w:type="spellEnd"/>
          </w:p>
        </w:tc>
      </w:tr>
    </w:tbl>
    <w:p w14:paraId="2910859F" w14:textId="77777777" w:rsidR="0032632D" w:rsidRDefault="0032632D" w:rsidP="0032632D">
      <w:pPr>
        <w:jc w:val="center"/>
        <w:rPr>
          <w:rFonts w:ascii="Times New Roman" w:eastAsia="Times New Roman" w:hAnsi="Times New Roman" w:cs="Times New Roman"/>
          <w:sz w:val="28"/>
          <w:szCs w:val="28"/>
          <w:lang w:eastAsia="ru-RU"/>
        </w:rPr>
      </w:pPr>
    </w:p>
    <w:p w14:paraId="264C4EB9" w14:textId="77777777" w:rsidR="0032632D" w:rsidRPr="0032632D" w:rsidRDefault="0032632D" w:rsidP="0032632D">
      <w:pPr>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Минск 2021</w:t>
      </w:r>
    </w:p>
    <w:p w14:paraId="0B318BAE" w14:textId="77777777" w:rsidR="0095401B" w:rsidRPr="00C34B03" w:rsidRDefault="0095401B" w:rsidP="0095401B">
      <w:pPr>
        <w:spacing w:after="0" w:line="240" w:lineRule="auto"/>
        <w:jc w:val="center"/>
        <w:rPr>
          <w:rFonts w:ascii="Times New Roman" w:hAnsi="Times New Roman" w:cs="Times New Roman"/>
          <w:b/>
          <w:sz w:val="28"/>
          <w:szCs w:val="28"/>
        </w:rPr>
      </w:pPr>
      <w:r w:rsidRPr="00C34B03">
        <w:rPr>
          <w:rFonts w:ascii="Times New Roman" w:hAnsi="Times New Roman" w:cs="Times New Roman"/>
          <w:b/>
          <w:sz w:val="28"/>
          <w:szCs w:val="28"/>
        </w:rPr>
        <w:t>СОДЕРЖАНИЕ</w:t>
      </w:r>
    </w:p>
    <w:sdt>
      <w:sdtPr>
        <w:rPr>
          <w:rFonts w:asciiTheme="minorHAnsi" w:eastAsiaTheme="minorHAnsi" w:hAnsiTheme="minorHAnsi" w:cstheme="minorBidi"/>
          <w:color w:val="auto"/>
          <w:sz w:val="22"/>
          <w:szCs w:val="22"/>
          <w:lang w:eastAsia="en-US"/>
        </w:rPr>
        <w:id w:val="-129324308"/>
        <w:docPartObj>
          <w:docPartGallery w:val="Table of Contents"/>
          <w:docPartUnique/>
        </w:docPartObj>
      </w:sdtPr>
      <w:sdtEndPr>
        <w:rPr>
          <w:b/>
          <w:bCs/>
        </w:rPr>
      </w:sdtEndPr>
      <w:sdtContent>
        <w:p w14:paraId="003366DA" w14:textId="45D62AB0" w:rsidR="0095401B" w:rsidRPr="00D82F7C" w:rsidRDefault="0095401B">
          <w:pPr>
            <w:pStyle w:val="af1"/>
            <w:rPr>
              <w:rFonts w:ascii="Times New Roman" w:hAnsi="Times New Roman" w:cs="Times New Roman"/>
              <w:sz w:val="28"/>
              <w:szCs w:val="28"/>
            </w:rPr>
          </w:pPr>
        </w:p>
        <w:p w14:paraId="3076E09A" w14:textId="28BF0FA9" w:rsidR="00C447C5" w:rsidRDefault="0095401B">
          <w:pPr>
            <w:pStyle w:val="11"/>
            <w:tabs>
              <w:tab w:val="right" w:leader="dot" w:pos="9345"/>
            </w:tabs>
            <w:rPr>
              <w:rFonts w:eastAsiaTheme="minorEastAsia"/>
              <w:noProof/>
              <w:lang w:eastAsia="ru-RU"/>
            </w:rPr>
          </w:pPr>
          <w:r w:rsidRPr="00D82F7C">
            <w:rPr>
              <w:rFonts w:ascii="Times New Roman" w:hAnsi="Times New Roman" w:cs="Times New Roman"/>
              <w:sz w:val="28"/>
              <w:szCs w:val="28"/>
            </w:rPr>
            <w:fldChar w:fldCharType="begin"/>
          </w:r>
          <w:r w:rsidRPr="00D82F7C">
            <w:rPr>
              <w:rFonts w:ascii="Times New Roman" w:hAnsi="Times New Roman" w:cs="Times New Roman"/>
              <w:sz w:val="28"/>
              <w:szCs w:val="28"/>
            </w:rPr>
            <w:instrText xml:space="preserve"> TOC \o "1-3" \h \z \u </w:instrText>
          </w:r>
          <w:r w:rsidRPr="00D82F7C">
            <w:rPr>
              <w:rFonts w:ascii="Times New Roman" w:hAnsi="Times New Roman" w:cs="Times New Roman"/>
              <w:sz w:val="28"/>
              <w:szCs w:val="28"/>
            </w:rPr>
            <w:fldChar w:fldCharType="separate"/>
          </w:r>
          <w:hyperlink w:anchor="_Toc70286220" w:history="1">
            <w:r w:rsidR="00C447C5" w:rsidRPr="00397207">
              <w:rPr>
                <w:rStyle w:val="af2"/>
                <w:rFonts w:ascii="Times New Roman" w:eastAsia="Times New Roman" w:hAnsi="Times New Roman" w:cs="Times New Roman"/>
                <w:caps/>
                <w:noProof/>
                <w:lang w:eastAsia="ru-RU"/>
              </w:rPr>
              <w:t>Введение</w:t>
            </w:r>
            <w:r w:rsidR="00C447C5">
              <w:rPr>
                <w:noProof/>
                <w:webHidden/>
              </w:rPr>
              <w:tab/>
            </w:r>
            <w:r w:rsidR="00C447C5">
              <w:rPr>
                <w:noProof/>
                <w:webHidden/>
              </w:rPr>
              <w:fldChar w:fldCharType="begin"/>
            </w:r>
            <w:r w:rsidR="00C447C5">
              <w:rPr>
                <w:noProof/>
                <w:webHidden/>
              </w:rPr>
              <w:instrText xml:space="preserve"> PAGEREF _Toc70286220 \h </w:instrText>
            </w:r>
            <w:r w:rsidR="00C447C5">
              <w:rPr>
                <w:noProof/>
                <w:webHidden/>
              </w:rPr>
            </w:r>
            <w:r w:rsidR="00C447C5">
              <w:rPr>
                <w:noProof/>
                <w:webHidden/>
              </w:rPr>
              <w:fldChar w:fldCharType="separate"/>
            </w:r>
            <w:r w:rsidR="00C447C5">
              <w:rPr>
                <w:noProof/>
                <w:webHidden/>
              </w:rPr>
              <w:t>4</w:t>
            </w:r>
            <w:r w:rsidR="00C447C5">
              <w:rPr>
                <w:noProof/>
                <w:webHidden/>
              </w:rPr>
              <w:fldChar w:fldCharType="end"/>
            </w:r>
          </w:hyperlink>
        </w:p>
        <w:p w14:paraId="5B933894" w14:textId="36A19BF0" w:rsidR="00C447C5" w:rsidRDefault="00C447C5">
          <w:pPr>
            <w:pStyle w:val="11"/>
            <w:tabs>
              <w:tab w:val="left" w:pos="440"/>
              <w:tab w:val="right" w:leader="dot" w:pos="9345"/>
            </w:tabs>
            <w:rPr>
              <w:rFonts w:eastAsiaTheme="minorEastAsia"/>
              <w:noProof/>
              <w:lang w:eastAsia="ru-RU"/>
            </w:rPr>
          </w:pPr>
          <w:hyperlink w:anchor="_Toc70286221" w:history="1">
            <w:r w:rsidRPr="00397207">
              <w:rPr>
                <w:rStyle w:val="af2"/>
                <w:rFonts w:ascii="Times New Roman" w:eastAsia="Times New Roman" w:hAnsi="Times New Roman" w:cs="Times New Roman"/>
                <w:noProof/>
                <w:kern w:val="32"/>
                <w:lang w:eastAsia="ru-RU"/>
              </w:rPr>
              <w:t>1.</w:t>
            </w:r>
            <w:r>
              <w:rPr>
                <w:rFonts w:eastAsiaTheme="minorEastAsia"/>
                <w:noProof/>
                <w:lang w:eastAsia="ru-RU"/>
              </w:rPr>
              <w:tab/>
            </w:r>
            <w:r w:rsidRPr="00397207">
              <w:rPr>
                <w:rStyle w:val="af2"/>
                <w:rFonts w:ascii="Times New Roman" w:eastAsia="Times New Roman" w:hAnsi="Times New Roman" w:cs="Times New Roman"/>
                <w:noProof/>
                <w:kern w:val="32"/>
                <w:lang w:eastAsia="ru-RU"/>
              </w:rPr>
              <w:t>ПРИНЦИПЫ И ПОДХОДЫ К ХРАНЕНИЮ, ПОДБОРУ И РАСПРОСТРАНЕНИЮ ОБУЧАЮЩЕГО КОНТЕНТА.</w:t>
            </w:r>
            <w:r>
              <w:rPr>
                <w:noProof/>
                <w:webHidden/>
              </w:rPr>
              <w:tab/>
            </w:r>
            <w:r>
              <w:rPr>
                <w:noProof/>
                <w:webHidden/>
              </w:rPr>
              <w:fldChar w:fldCharType="begin"/>
            </w:r>
            <w:r>
              <w:rPr>
                <w:noProof/>
                <w:webHidden/>
              </w:rPr>
              <w:instrText xml:space="preserve"> PAGEREF _Toc70286221 \h </w:instrText>
            </w:r>
            <w:r>
              <w:rPr>
                <w:noProof/>
                <w:webHidden/>
              </w:rPr>
            </w:r>
            <w:r>
              <w:rPr>
                <w:noProof/>
                <w:webHidden/>
              </w:rPr>
              <w:fldChar w:fldCharType="separate"/>
            </w:r>
            <w:r>
              <w:rPr>
                <w:noProof/>
                <w:webHidden/>
              </w:rPr>
              <w:t>7</w:t>
            </w:r>
            <w:r>
              <w:rPr>
                <w:noProof/>
                <w:webHidden/>
              </w:rPr>
              <w:fldChar w:fldCharType="end"/>
            </w:r>
          </w:hyperlink>
        </w:p>
        <w:p w14:paraId="39EE6E4B" w14:textId="565D610B" w:rsidR="00C447C5" w:rsidRDefault="00C447C5">
          <w:pPr>
            <w:pStyle w:val="21"/>
            <w:tabs>
              <w:tab w:val="left" w:pos="880"/>
              <w:tab w:val="right" w:leader="dot" w:pos="9345"/>
            </w:tabs>
            <w:rPr>
              <w:rFonts w:eastAsiaTheme="minorEastAsia"/>
              <w:noProof/>
              <w:lang w:eastAsia="ru-RU"/>
            </w:rPr>
          </w:pPr>
          <w:hyperlink w:anchor="_Toc70286222" w:history="1">
            <w:r w:rsidRPr="00397207">
              <w:rPr>
                <w:rStyle w:val="af2"/>
                <w:rFonts w:ascii="Times New Roman" w:hAnsi="Times New Roman"/>
                <w:b/>
                <w:noProof/>
              </w:rPr>
              <w:t>1.1.</w:t>
            </w:r>
            <w:r>
              <w:rPr>
                <w:rFonts w:eastAsiaTheme="minorEastAsia"/>
                <w:noProof/>
                <w:lang w:eastAsia="ru-RU"/>
              </w:rPr>
              <w:tab/>
            </w:r>
            <w:r w:rsidRPr="00397207">
              <w:rPr>
                <w:rStyle w:val="af2"/>
                <w:rFonts w:ascii="Times New Roman" w:hAnsi="Times New Roman"/>
                <w:b/>
                <w:noProof/>
              </w:rPr>
              <w:t>Подходы к распространения обучающего контента</w:t>
            </w:r>
            <w:r>
              <w:rPr>
                <w:noProof/>
                <w:webHidden/>
              </w:rPr>
              <w:tab/>
            </w:r>
            <w:r>
              <w:rPr>
                <w:noProof/>
                <w:webHidden/>
              </w:rPr>
              <w:fldChar w:fldCharType="begin"/>
            </w:r>
            <w:r>
              <w:rPr>
                <w:noProof/>
                <w:webHidden/>
              </w:rPr>
              <w:instrText xml:space="preserve"> PAGEREF _Toc70286222 \h </w:instrText>
            </w:r>
            <w:r>
              <w:rPr>
                <w:noProof/>
                <w:webHidden/>
              </w:rPr>
            </w:r>
            <w:r>
              <w:rPr>
                <w:noProof/>
                <w:webHidden/>
              </w:rPr>
              <w:fldChar w:fldCharType="separate"/>
            </w:r>
            <w:r>
              <w:rPr>
                <w:noProof/>
                <w:webHidden/>
              </w:rPr>
              <w:t>7</w:t>
            </w:r>
            <w:r>
              <w:rPr>
                <w:noProof/>
                <w:webHidden/>
              </w:rPr>
              <w:fldChar w:fldCharType="end"/>
            </w:r>
          </w:hyperlink>
        </w:p>
        <w:p w14:paraId="0B09F5A3" w14:textId="3420F122" w:rsidR="00C447C5" w:rsidRDefault="00C447C5">
          <w:pPr>
            <w:pStyle w:val="21"/>
            <w:tabs>
              <w:tab w:val="left" w:pos="880"/>
              <w:tab w:val="right" w:leader="dot" w:pos="9345"/>
            </w:tabs>
            <w:rPr>
              <w:rFonts w:eastAsiaTheme="minorEastAsia"/>
              <w:noProof/>
              <w:lang w:eastAsia="ru-RU"/>
            </w:rPr>
          </w:pPr>
          <w:hyperlink w:anchor="_Toc70286223" w:history="1">
            <w:r w:rsidRPr="00397207">
              <w:rPr>
                <w:rStyle w:val="af2"/>
                <w:rFonts w:ascii="Times New Roman" w:hAnsi="Times New Roman"/>
                <w:b/>
                <w:noProof/>
              </w:rPr>
              <w:t>1.2.</w:t>
            </w:r>
            <w:r>
              <w:rPr>
                <w:rFonts w:eastAsiaTheme="minorEastAsia"/>
                <w:noProof/>
                <w:lang w:eastAsia="ru-RU"/>
              </w:rPr>
              <w:tab/>
            </w:r>
            <w:r w:rsidRPr="00397207">
              <w:rPr>
                <w:rStyle w:val="af2"/>
                <w:rFonts w:ascii="Times New Roman" w:hAnsi="Times New Roman"/>
                <w:b/>
                <w:noProof/>
              </w:rPr>
              <w:t>Подходы к хранению обучающего контента</w:t>
            </w:r>
            <w:r>
              <w:rPr>
                <w:noProof/>
                <w:webHidden/>
              </w:rPr>
              <w:tab/>
            </w:r>
            <w:r>
              <w:rPr>
                <w:noProof/>
                <w:webHidden/>
              </w:rPr>
              <w:fldChar w:fldCharType="begin"/>
            </w:r>
            <w:r>
              <w:rPr>
                <w:noProof/>
                <w:webHidden/>
              </w:rPr>
              <w:instrText xml:space="preserve"> PAGEREF _Toc70286223 \h </w:instrText>
            </w:r>
            <w:r>
              <w:rPr>
                <w:noProof/>
                <w:webHidden/>
              </w:rPr>
            </w:r>
            <w:r>
              <w:rPr>
                <w:noProof/>
                <w:webHidden/>
              </w:rPr>
              <w:fldChar w:fldCharType="separate"/>
            </w:r>
            <w:r>
              <w:rPr>
                <w:noProof/>
                <w:webHidden/>
              </w:rPr>
              <w:t>9</w:t>
            </w:r>
            <w:r>
              <w:rPr>
                <w:noProof/>
                <w:webHidden/>
              </w:rPr>
              <w:fldChar w:fldCharType="end"/>
            </w:r>
          </w:hyperlink>
        </w:p>
        <w:p w14:paraId="18211F25" w14:textId="0EB21D06" w:rsidR="00C447C5" w:rsidRDefault="00C447C5">
          <w:pPr>
            <w:pStyle w:val="21"/>
            <w:tabs>
              <w:tab w:val="left" w:pos="880"/>
              <w:tab w:val="right" w:leader="dot" w:pos="9345"/>
            </w:tabs>
            <w:rPr>
              <w:rFonts w:eastAsiaTheme="minorEastAsia"/>
              <w:noProof/>
              <w:lang w:eastAsia="ru-RU"/>
            </w:rPr>
          </w:pPr>
          <w:hyperlink w:anchor="_Toc70286224" w:history="1">
            <w:r w:rsidRPr="00397207">
              <w:rPr>
                <w:rStyle w:val="af2"/>
                <w:rFonts w:ascii="Times New Roman" w:hAnsi="Times New Roman"/>
                <w:b/>
                <w:noProof/>
              </w:rPr>
              <w:t>1.3.</w:t>
            </w:r>
            <w:r>
              <w:rPr>
                <w:rFonts w:eastAsiaTheme="minorEastAsia"/>
                <w:noProof/>
                <w:lang w:eastAsia="ru-RU"/>
              </w:rPr>
              <w:tab/>
            </w:r>
            <w:r w:rsidRPr="00397207">
              <w:rPr>
                <w:rStyle w:val="af2"/>
                <w:rFonts w:ascii="Times New Roman" w:hAnsi="Times New Roman"/>
                <w:b/>
                <w:noProof/>
              </w:rPr>
              <w:t>Подходы к подбору обучающего контента</w:t>
            </w:r>
            <w:r>
              <w:rPr>
                <w:noProof/>
                <w:webHidden/>
              </w:rPr>
              <w:tab/>
            </w:r>
            <w:r>
              <w:rPr>
                <w:noProof/>
                <w:webHidden/>
              </w:rPr>
              <w:fldChar w:fldCharType="begin"/>
            </w:r>
            <w:r>
              <w:rPr>
                <w:noProof/>
                <w:webHidden/>
              </w:rPr>
              <w:instrText xml:space="preserve"> PAGEREF _Toc70286224 \h </w:instrText>
            </w:r>
            <w:r>
              <w:rPr>
                <w:noProof/>
                <w:webHidden/>
              </w:rPr>
            </w:r>
            <w:r>
              <w:rPr>
                <w:noProof/>
                <w:webHidden/>
              </w:rPr>
              <w:fldChar w:fldCharType="separate"/>
            </w:r>
            <w:r>
              <w:rPr>
                <w:noProof/>
                <w:webHidden/>
              </w:rPr>
              <w:t>12</w:t>
            </w:r>
            <w:r>
              <w:rPr>
                <w:noProof/>
                <w:webHidden/>
              </w:rPr>
              <w:fldChar w:fldCharType="end"/>
            </w:r>
          </w:hyperlink>
        </w:p>
        <w:p w14:paraId="49B4995F" w14:textId="599C3259" w:rsidR="00C447C5" w:rsidRDefault="00C447C5">
          <w:pPr>
            <w:pStyle w:val="21"/>
            <w:tabs>
              <w:tab w:val="left" w:pos="880"/>
              <w:tab w:val="right" w:leader="dot" w:pos="9345"/>
            </w:tabs>
            <w:rPr>
              <w:rFonts w:eastAsiaTheme="minorEastAsia"/>
              <w:noProof/>
              <w:lang w:eastAsia="ru-RU"/>
            </w:rPr>
          </w:pPr>
          <w:hyperlink w:anchor="_Toc70286225" w:history="1">
            <w:r w:rsidRPr="00397207">
              <w:rPr>
                <w:rStyle w:val="af2"/>
                <w:rFonts w:ascii="Times New Roman" w:hAnsi="Times New Roman"/>
                <w:b/>
                <w:noProof/>
              </w:rPr>
              <w:t>1.4.</w:t>
            </w:r>
            <w:r>
              <w:rPr>
                <w:rFonts w:eastAsiaTheme="minorEastAsia"/>
                <w:noProof/>
                <w:lang w:eastAsia="ru-RU"/>
              </w:rPr>
              <w:tab/>
            </w:r>
            <w:r w:rsidRPr="00397207">
              <w:rPr>
                <w:rStyle w:val="af2"/>
                <w:rFonts w:ascii="Times New Roman" w:hAnsi="Times New Roman"/>
                <w:b/>
                <w:noProof/>
              </w:rPr>
              <w:t>Анализ существующих систем подбора и хранения обучающего контента</w:t>
            </w:r>
            <w:r>
              <w:rPr>
                <w:noProof/>
                <w:webHidden/>
              </w:rPr>
              <w:tab/>
            </w:r>
            <w:r>
              <w:rPr>
                <w:noProof/>
                <w:webHidden/>
              </w:rPr>
              <w:fldChar w:fldCharType="begin"/>
            </w:r>
            <w:r>
              <w:rPr>
                <w:noProof/>
                <w:webHidden/>
              </w:rPr>
              <w:instrText xml:space="preserve"> PAGEREF _Toc70286225 \h </w:instrText>
            </w:r>
            <w:r>
              <w:rPr>
                <w:noProof/>
                <w:webHidden/>
              </w:rPr>
            </w:r>
            <w:r>
              <w:rPr>
                <w:noProof/>
                <w:webHidden/>
              </w:rPr>
              <w:fldChar w:fldCharType="separate"/>
            </w:r>
            <w:r>
              <w:rPr>
                <w:noProof/>
                <w:webHidden/>
              </w:rPr>
              <w:t>15</w:t>
            </w:r>
            <w:r>
              <w:rPr>
                <w:noProof/>
                <w:webHidden/>
              </w:rPr>
              <w:fldChar w:fldCharType="end"/>
            </w:r>
          </w:hyperlink>
        </w:p>
        <w:p w14:paraId="306C9D91" w14:textId="349A7C21" w:rsidR="00C447C5" w:rsidRDefault="00C447C5">
          <w:pPr>
            <w:pStyle w:val="11"/>
            <w:tabs>
              <w:tab w:val="left" w:pos="440"/>
              <w:tab w:val="right" w:leader="dot" w:pos="9345"/>
            </w:tabs>
            <w:rPr>
              <w:rFonts w:eastAsiaTheme="minorEastAsia"/>
              <w:noProof/>
              <w:lang w:eastAsia="ru-RU"/>
            </w:rPr>
          </w:pPr>
          <w:hyperlink w:anchor="_Toc70286226" w:history="1">
            <w:r w:rsidRPr="00397207">
              <w:rPr>
                <w:rStyle w:val="af2"/>
                <w:rFonts w:ascii="Times New Roman" w:eastAsia="Times New Roman" w:hAnsi="Times New Roman" w:cs="Times New Roman"/>
                <w:noProof/>
                <w:kern w:val="32"/>
                <w:lang w:eastAsia="ru-RU"/>
              </w:rPr>
              <w:t>2.</w:t>
            </w:r>
            <w:r>
              <w:rPr>
                <w:rFonts w:eastAsiaTheme="minorEastAsia"/>
                <w:noProof/>
                <w:lang w:eastAsia="ru-RU"/>
              </w:rPr>
              <w:tab/>
            </w:r>
            <w:r w:rsidRPr="00397207">
              <w:rPr>
                <w:rStyle w:val="af2"/>
                <w:rFonts w:ascii="Times New Roman" w:eastAsia="Times New Roman" w:hAnsi="Times New Roman" w:cs="Times New Roman"/>
                <w:noProof/>
                <w:kern w:val="32"/>
                <w:lang w:eastAsia="ru-RU"/>
              </w:rPr>
              <w:t>Анализ процессов подбора и хранения обучаемых материалов на предприятии.</w:t>
            </w:r>
            <w:r>
              <w:rPr>
                <w:noProof/>
                <w:webHidden/>
              </w:rPr>
              <w:tab/>
            </w:r>
            <w:r>
              <w:rPr>
                <w:noProof/>
                <w:webHidden/>
              </w:rPr>
              <w:fldChar w:fldCharType="begin"/>
            </w:r>
            <w:r>
              <w:rPr>
                <w:noProof/>
                <w:webHidden/>
              </w:rPr>
              <w:instrText xml:space="preserve"> PAGEREF _Toc70286226 \h </w:instrText>
            </w:r>
            <w:r>
              <w:rPr>
                <w:noProof/>
                <w:webHidden/>
              </w:rPr>
            </w:r>
            <w:r>
              <w:rPr>
                <w:noProof/>
                <w:webHidden/>
              </w:rPr>
              <w:fldChar w:fldCharType="separate"/>
            </w:r>
            <w:r>
              <w:rPr>
                <w:noProof/>
                <w:webHidden/>
              </w:rPr>
              <w:t>19</w:t>
            </w:r>
            <w:r>
              <w:rPr>
                <w:noProof/>
                <w:webHidden/>
              </w:rPr>
              <w:fldChar w:fldCharType="end"/>
            </w:r>
          </w:hyperlink>
        </w:p>
        <w:p w14:paraId="51E5852A" w14:textId="3544A16B" w:rsidR="00C447C5" w:rsidRDefault="00C447C5">
          <w:pPr>
            <w:pStyle w:val="21"/>
            <w:tabs>
              <w:tab w:val="left" w:pos="880"/>
              <w:tab w:val="right" w:leader="dot" w:pos="9345"/>
            </w:tabs>
            <w:rPr>
              <w:rFonts w:eastAsiaTheme="minorEastAsia"/>
              <w:noProof/>
              <w:lang w:eastAsia="ru-RU"/>
            </w:rPr>
          </w:pPr>
          <w:hyperlink w:anchor="_Toc70286229" w:history="1">
            <w:r w:rsidRPr="00397207">
              <w:rPr>
                <w:rStyle w:val="af2"/>
                <w:rFonts w:ascii="Times New Roman" w:hAnsi="Times New Roman" w:cs="Times New Roman"/>
                <w:b/>
                <w:noProof/>
              </w:rPr>
              <w:t>2.1.</w:t>
            </w:r>
            <w:r>
              <w:rPr>
                <w:rFonts w:eastAsiaTheme="minorEastAsia"/>
                <w:noProof/>
                <w:lang w:eastAsia="ru-RU"/>
              </w:rPr>
              <w:tab/>
            </w:r>
            <w:r w:rsidRPr="00397207">
              <w:rPr>
                <w:rStyle w:val="af2"/>
                <w:rFonts w:ascii="Times New Roman" w:hAnsi="Times New Roman" w:cs="Times New Roman"/>
                <w:b/>
                <w:noProof/>
              </w:rPr>
              <w:t>Общая характеристика IBA IT Park</w:t>
            </w:r>
            <w:r>
              <w:rPr>
                <w:noProof/>
                <w:webHidden/>
              </w:rPr>
              <w:tab/>
            </w:r>
            <w:r>
              <w:rPr>
                <w:noProof/>
                <w:webHidden/>
              </w:rPr>
              <w:fldChar w:fldCharType="begin"/>
            </w:r>
            <w:r>
              <w:rPr>
                <w:noProof/>
                <w:webHidden/>
              </w:rPr>
              <w:instrText xml:space="preserve"> PAGEREF _Toc70286229 \h </w:instrText>
            </w:r>
            <w:r>
              <w:rPr>
                <w:noProof/>
                <w:webHidden/>
              </w:rPr>
            </w:r>
            <w:r>
              <w:rPr>
                <w:noProof/>
                <w:webHidden/>
              </w:rPr>
              <w:fldChar w:fldCharType="separate"/>
            </w:r>
            <w:r>
              <w:rPr>
                <w:noProof/>
                <w:webHidden/>
              </w:rPr>
              <w:t>19</w:t>
            </w:r>
            <w:r>
              <w:rPr>
                <w:noProof/>
                <w:webHidden/>
              </w:rPr>
              <w:fldChar w:fldCharType="end"/>
            </w:r>
          </w:hyperlink>
        </w:p>
        <w:p w14:paraId="6D326CA7" w14:textId="76E79AD8" w:rsidR="00C447C5" w:rsidRDefault="00C447C5">
          <w:pPr>
            <w:pStyle w:val="21"/>
            <w:tabs>
              <w:tab w:val="left" w:pos="880"/>
              <w:tab w:val="right" w:leader="dot" w:pos="9345"/>
            </w:tabs>
            <w:rPr>
              <w:rFonts w:eastAsiaTheme="minorEastAsia"/>
              <w:noProof/>
              <w:lang w:eastAsia="ru-RU"/>
            </w:rPr>
          </w:pPr>
          <w:hyperlink w:anchor="_Toc70286230" w:history="1">
            <w:r w:rsidRPr="00397207">
              <w:rPr>
                <w:rStyle w:val="af2"/>
                <w:rFonts w:ascii="Times New Roman" w:hAnsi="Times New Roman" w:cs="Times New Roman"/>
                <w:b/>
                <w:noProof/>
              </w:rPr>
              <w:t>2.2.</w:t>
            </w:r>
            <w:r>
              <w:rPr>
                <w:rFonts w:eastAsiaTheme="minorEastAsia"/>
                <w:noProof/>
                <w:lang w:eastAsia="ru-RU"/>
              </w:rPr>
              <w:tab/>
            </w:r>
            <w:r w:rsidRPr="00397207">
              <w:rPr>
                <w:rStyle w:val="af2"/>
                <w:rFonts w:ascii="Times New Roman" w:hAnsi="Times New Roman" w:cs="Times New Roman"/>
                <w:b/>
                <w:noProof/>
              </w:rPr>
              <w:t>Анализ процессо</w:t>
            </w:r>
            <w:r w:rsidRPr="00397207">
              <w:rPr>
                <w:rStyle w:val="af2"/>
                <w:rFonts w:ascii="Times New Roman" w:hAnsi="Times New Roman" w:cs="Times New Roman"/>
                <w:b/>
                <w:noProof/>
              </w:rPr>
              <w:t>в</w:t>
            </w:r>
            <w:r w:rsidRPr="00397207">
              <w:rPr>
                <w:rStyle w:val="af2"/>
                <w:rFonts w:ascii="Times New Roman" w:hAnsi="Times New Roman" w:cs="Times New Roman"/>
                <w:b/>
                <w:noProof/>
              </w:rPr>
              <w:t xml:space="preserve"> подбора и хранения обучающего контента в IBA IT Park.</w:t>
            </w:r>
            <w:r>
              <w:rPr>
                <w:noProof/>
                <w:webHidden/>
              </w:rPr>
              <w:tab/>
            </w:r>
            <w:r>
              <w:rPr>
                <w:noProof/>
                <w:webHidden/>
              </w:rPr>
              <w:fldChar w:fldCharType="begin"/>
            </w:r>
            <w:r>
              <w:rPr>
                <w:noProof/>
                <w:webHidden/>
              </w:rPr>
              <w:instrText xml:space="preserve"> PAGEREF _Toc70286230 \h </w:instrText>
            </w:r>
            <w:r>
              <w:rPr>
                <w:noProof/>
                <w:webHidden/>
              </w:rPr>
            </w:r>
            <w:r>
              <w:rPr>
                <w:noProof/>
                <w:webHidden/>
              </w:rPr>
              <w:fldChar w:fldCharType="separate"/>
            </w:r>
            <w:r>
              <w:rPr>
                <w:noProof/>
                <w:webHidden/>
              </w:rPr>
              <w:t>22</w:t>
            </w:r>
            <w:r>
              <w:rPr>
                <w:noProof/>
                <w:webHidden/>
              </w:rPr>
              <w:fldChar w:fldCharType="end"/>
            </w:r>
          </w:hyperlink>
        </w:p>
        <w:p w14:paraId="427F3F0D" w14:textId="26DAA8B6" w:rsidR="00C447C5" w:rsidRDefault="00C447C5">
          <w:pPr>
            <w:pStyle w:val="21"/>
            <w:tabs>
              <w:tab w:val="left" w:pos="880"/>
              <w:tab w:val="right" w:leader="dot" w:pos="9345"/>
            </w:tabs>
            <w:rPr>
              <w:rFonts w:eastAsiaTheme="minorEastAsia"/>
              <w:noProof/>
              <w:lang w:eastAsia="ru-RU"/>
            </w:rPr>
          </w:pPr>
          <w:hyperlink w:anchor="_Toc70286231" w:history="1">
            <w:r w:rsidRPr="00397207">
              <w:rPr>
                <w:rStyle w:val="af2"/>
                <w:rFonts w:ascii="Times New Roman" w:hAnsi="Times New Roman" w:cs="Times New Roman"/>
                <w:b/>
                <w:noProof/>
              </w:rPr>
              <w:t>2.3.</w:t>
            </w:r>
            <w:r>
              <w:rPr>
                <w:rFonts w:eastAsiaTheme="minorEastAsia"/>
                <w:noProof/>
                <w:lang w:eastAsia="ru-RU"/>
              </w:rPr>
              <w:tab/>
            </w:r>
            <w:r w:rsidRPr="00397207">
              <w:rPr>
                <w:rStyle w:val="af2"/>
                <w:rFonts w:ascii="Times New Roman" w:hAnsi="Times New Roman" w:cs="Times New Roman"/>
                <w:b/>
                <w:noProof/>
              </w:rPr>
              <w:t>Описание методологии функционального моделирования IDEF0</w:t>
            </w:r>
            <w:r>
              <w:rPr>
                <w:noProof/>
                <w:webHidden/>
              </w:rPr>
              <w:tab/>
            </w:r>
            <w:r>
              <w:rPr>
                <w:noProof/>
                <w:webHidden/>
              </w:rPr>
              <w:fldChar w:fldCharType="begin"/>
            </w:r>
            <w:r>
              <w:rPr>
                <w:noProof/>
                <w:webHidden/>
              </w:rPr>
              <w:instrText xml:space="preserve"> PAGEREF _Toc70286231 \h </w:instrText>
            </w:r>
            <w:r>
              <w:rPr>
                <w:noProof/>
                <w:webHidden/>
              </w:rPr>
            </w:r>
            <w:r>
              <w:rPr>
                <w:noProof/>
                <w:webHidden/>
              </w:rPr>
              <w:fldChar w:fldCharType="separate"/>
            </w:r>
            <w:r>
              <w:rPr>
                <w:noProof/>
                <w:webHidden/>
              </w:rPr>
              <w:t>25</w:t>
            </w:r>
            <w:r>
              <w:rPr>
                <w:noProof/>
                <w:webHidden/>
              </w:rPr>
              <w:fldChar w:fldCharType="end"/>
            </w:r>
          </w:hyperlink>
        </w:p>
        <w:p w14:paraId="26A29D48" w14:textId="33613F6A" w:rsidR="00C447C5" w:rsidRDefault="00C447C5">
          <w:pPr>
            <w:pStyle w:val="21"/>
            <w:tabs>
              <w:tab w:val="left" w:pos="880"/>
              <w:tab w:val="right" w:leader="dot" w:pos="9345"/>
            </w:tabs>
            <w:rPr>
              <w:rFonts w:eastAsiaTheme="minorEastAsia"/>
              <w:noProof/>
              <w:lang w:eastAsia="ru-RU"/>
            </w:rPr>
          </w:pPr>
          <w:hyperlink w:anchor="_Toc70286232" w:history="1">
            <w:r w:rsidRPr="00397207">
              <w:rPr>
                <w:rStyle w:val="af2"/>
                <w:rFonts w:ascii="Times New Roman" w:hAnsi="Times New Roman" w:cs="Times New Roman"/>
                <w:b/>
                <w:noProof/>
              </w:rPr>
              <w:t>2.4.</w:t>
            </w:r>
            <w:r>
              <w:rPr>
                <w:rFonts w:eastAsiaTheme="minorEastAsia"/>
                <w:noProof/>
                <w:lang w:eastAsia="ru-RU"/>
              </w:rPr>
              <w:tab/>
            </w:r>
            <w:r w:rsidRPr="00397207">
              <w:rPr>
                <w:rStyle w:val="af2"/>
                <w:rFonts w:ascii="Times New Roman" w:hAnsi="Times New Roman" w:cs="Times New Roman"/>
                <w:b/>
                <w:noProof/>
              </w:rPr>
              <w:t>Описание модели «Как будет» в нотации IDEF0</w:t>
            </w:r>
            <w:r>
              <w:rPr>
                <w:noProof/>
                <w:webHidden/>
              </w:rPr>
              <w:tab/>
            </w:r>
            <w:r>
              <w:rPr>
                <w:noProof/>
                <w:webHidden/>
              </w:rPr>
              <w:fldChar w:fldCharType="begin"/>
            </w:r>
            <w:r>
              <w:rPr>
                <w:noProof/>
                <w:webHidden/>
              </w:rPr>
              <w:instrText xml:space="preserve"> PAGEREF _Toc70286232 \h </w:instrText>
            </w:r>
            <w:r>
              <w:rPr>
                <w:noProof/>
                <w:webHidden/>
              </w:rPr>
            </w:r>
            <w:r>
              <w:rPr>
                <w:noProof/>
                <w:webHidden/>
              </w:rPr>
              <w:fldChar w:fldCharType="separate"/>
            </w:r>
            <w:r>
              <w:rPr>
                <w:noProof/>
                <w:webHidden/>
              </w:rPr>
              <w:t>26</w:t>
            </w:r>
            <w:r>
              <w:rPr>
                <w:noProof/>
                <w:webHidden/>
              </w:rPr>
              <w:fldChar w:fldCharType="end"/>
            </w:r>
          </w:hyperlink>
        </w:p>
        <w:p w14:paraId="4778988A" w14:textId="07943421" w:rsidR="00C447C5" w:rsidRDefault="00C447C5">
          <w:pPr>
            <w:pStyle w:val="21"/>
            <w:tabs>
              <w:tab w:val="left" w:pos="880"/>
              <w:tab w:val="right" w:leader="dot" w:pos="9345"/>
            </w:tabs>
            <w:rPr>
              <w:rFonts w:eastAsiaTheme="minorEastAsia"/>
              <w:noProof/>
              <w:lang w:eastAsia="ru-RU"/>
            </w:rPr>
          </w:pPr>
          <w:hyperlink w:anchor="_Toc70286233" w:history="1">
            <w:r w:rsidRPr="00397207">
              <w:rPr>
                <w:rStyle w:val="af2"/>
                <w:rFonts w:ascii="Times New Roman" w:hAnsi="Times New Roman" w:cs="Times New Roman"/>
                <w:b/>
                <w:noProof/>
              </w:rPr>
              <w:t>2.5.</w:t>
            </w:r>
            <w:r>
              <w:rPr>
                <w:rFonts w:eastAsiaTheme="minorEastAsia"/>
                <w:noProof/>
                <w:lang w:eastAsia="ru-RU"/>
              </w:rPr>
              <w:tab/>
            </w:r>
            <w:r w:rsidRPr="00397207">
              <w:rPr>
                <w:rStyle w:val="af2"/>
                <w:rFonts w:ascii="Times New Roman" w:hAnsi="Times New Roman" w:cs="Times New Roman"/>
                <w:b/>
                <w:noProof/>
              </w:rPr>
              <w:t>Обоснование необходимости внедрения подбора и хранения обучающего контента на предприятии</w:t>
            </w:r>
            <w:r>
              <w:rPr>
                <w:noProof/>
                <w:webHidden/>
              </w:rPr>
              <w:tab/>
            </w:r>
            <w:r>
              <w:rPr>
                <w:noProof/>
                <w:webHidden/>
              </w:rPr>
              <w:fldChar w:fldCharType="begin"/>
            </w:r>
            <w:r>
              <w:rPr>
                <w:noProof/>
                <w:webHidden/>
              </w:rPr>
              <w:instrText xml:space="preserve"> PAGEREF _Toc70286233 \h </w:instrText>
            </w:r>
            <w:r>
              <w:rPr>
                <w:noProof/>
                <w:webHidden/>
              </w:rPr>
            </w:r>
            <w:r>
              <w:rPr>
                <w:noProof/>
                <w:webHidden/>
              </w:rPr>
              <w:fldChar w:fldCharType="separate"/>
            </w:r>
            <w:r>
              <w:rPr>
                <w:noProof/>
                <w:webHidden/>
              </w:rPr>
              <w:t>30</w:t>
            </w:r>
            <w:r>
              <w:rPr>
                <w:noProof/>
                <w:webHidden/>
              </w:rPr>
              <w:fldChar w:fldCharType="end"/>
            </w:r>
          </w:hyperlink>
        </w:p>
        <w:p w14:paraId="7880C79D" w14:textId="50C96161" w:rsidR="00C447C5" w:rsidRDefault="00C447C5">
          <w:pPr>
            <w:pStyle w:val="11"/>
            <w:tabs>
              <w:tab w:val="left" w:pos="440"/>
              <w:tab w:val="right" w:leader="dot" w:pos="9345"/>
            </w:tabs>
            <w:rPr>
              <w:rFonts w:eastAsiaTheme="minorEastAsia"/>
              <w:noProof/>
              <w:lang w:eastAsia="ru-RU"/>
            </w:rPr>
          </w:pPr>
          <w:hyperlink w:anchor="_Toc70286234" w:history="1">
            <w:r w:rsidRPr="00397207">
              <w:rPr>
                <w:rStyle w:val="af2"/>
                <w:rFonts w:ascii="Times New Roman" w:eastAsia="Times New Roman" w:hAnsi="Times New Roman" w:cs="Times New Roman"/>
                <w:noProof/>
                <w:kern w:val="32"/>
                <w:lang w:eastAsia="ru-RU"/>
              </w:rPr>
              <w:t>3.</w:t>
            </w:r>
            <w:r>
              <w:rPr>
                <w:rFonts w:eastAsiaTheme="minorEastAsia"/>
                <w:noProof/>
                <w:lang w:eastAsia="ru-RU"/>
              </w:rPr>
              <w:tab/>
            </w:r>
            <w:r w:rsidRPr="00397207">
              <w:rPr>
                <w:rStyle w:val="af2"/>
                <w:rFonts w:ascii="Times New Roman" w:eastAsia="Times New Roman" w:hAnsi="Times New Roman" w:cs="Times New Roman"/>
                <w:noProof/>
                <w:kern w:val="32"/>
                <w:lang w:eastAsia="ru-RU"/>
              </w:rPr>
              <w:t>РАЗРАБОТКА СИСТЕМЫ ПОДБОРА И ХРАНЕНИЯ ОБУЧАЮЩИХ МАТЕРИАЛОВ НА ОСНОВЕ WEB-ТЕХНОЛОГИЙ</w:t>
            </w:r>
            <w:r>
              <w:rPr>
                <w:noProof/>
                <w:webHidden/>
              </w:rPr>
              <w:tab/>
            </w:r>
            <w:r>
              <w:rPr>
                <w:noProof/>
                <w:webHidden/>
              </w:rPr>
              <w:fldChar w:fldCharType="begin"/>
            </w:r>
            <w:r>
              <w:rPr>
                <w:noProof/>
                <w:webHidden/>
              </w:rPr>
              <w:instrText xml:space="preserve"> PAGEREF _Toc70286234 \h </w:instrText>
            </w:r>
            <w:r>
              <w:rPr>
                <w:noProof/>
                <w:webHidden/>
              </w:rPr>
            </w:r>
            <w:r>
              <w:rPr>
                <w:noProof/>
                <w:webHidden/>
              </w:rPr>
              <w:fldChar w:fldCharType="separate"/>
            </w:r>
            <w:r>
              <w:rPr>
                <w:noProof/>
                <w:webHidden/>
              </w:rPr>
              <w:t>31</w:t>
            </w:r>
            <w:r>
              <w:rPr>
                <w:noProof/>
                <w:webHidden/>
              </w:rPr>
              <w:fldChar w:fldCharType="end"/>
            </w:r>
          </w:hyperlink>
        </w:p>
        <w:p w14:paraId="7F76B7EF" w14:textId="69EED1F1" w:rsidR="00C447C5" w:rsidRDefault="00C447C5">
          <w:pPr>
            <w:pStyle w:val="21"/>
            <w:tabs>
              <w:tab w:val="left" w:pos="880"/>
              <w:tab w:val="right" w:leader="dot" w:pos="9345"/>
            </w:tabs>
            <w:rPr>
              <w:rFonts w:eastAsiaTheme="minorEastAsia"/>
              <w:noProof/>
              <w:lang w:eastAsia="ru-RU"/>
            </w:rPr>
          </w:pPr>
          <w:hyperlink w:anchor="_Toc70286236" w:history="1">
            <w:r w:rsidRPr="00397207">
              <w:rPr>
                <w:rStyle w:val="af2"/>
                <w:rFonts w:ascii="Times New Roman" w:hAnsi="Times New Roman" w:cs="Times New Roman"/>
                <w:b/>
                <w:noProof/>
              </w:rPr>
              <w:t>3.1.</w:t>
            </w:r>
            <w:r>
              <w:rPr>
                <w:rFonts w:eastAsiaTheme="minorEastAsia"/>
                <w:noProof/>
                <w:lang w:eastAsia="ru-RU"/>
              </w:rPr>
              <w:tab/>
            </w:r>
            <w:r w:rsidRPr="00397207">
              <w:rPr>
                <w:rStyle w:val="af2"/>
                <w:rFonts w:ascii="Times New Roman" w:hAnsi="Times New Roman" w:cs="Times New Roman"/>
                <w:b/>
                <w:noProof/>
              </w:rPr>
              <w:t>Постановка задачи на проектирование. Обоснование применения технических средств для решения поставленных задач</w:t>
            </w:r>
            <w:r>
              <w:rPr>
                <w:noProof/>
                <w:webHidden/>
              </w:rPr>
              <w:tab/>
            </w:r>
            <w:r>
              <w:rPr>
                <w:noProof/>
                <w:webHidden/>
              </w:rPr>
              <w:fldChar w:fldCharType="begin"/>
            </w:r>
            <w:r>
              <w:rPr>
                <w:noProof/>
                <w:webHidden/>
              </w:rPr>
              <w:instrText xml:space="preserve"> PAGEREF _Toc70286236 \h </w:instrText>
            </w:r>
            <w:r>
              <w:rPr>
                <w:noProof/>
                <w:webHidden/>
              </w:rPr>
            </w:r>
            <w:r>
              <w:rPr>
                <w:noProof/>
                <w:webHidden/>
              </w:rPr>
              <w:fldChar w:fldCharType="separate"/>
            </w:r>
            <w:r>
              <w:rPr>
                <w:noProof/>
                <w:webHidden/>
              </w:rPr>
              <w:t>31</w:t>
            </w:r>
            <w:r>
              <w:rPr>
                <w:noProof/>
                <w:webHidden/>
              </w:rPr>
              <w:fldChar w:fldCharType="end"/>
            </w:r>
          </w:hyperlink>
        </w:p>
        <w:p w14:paraId="087B4D3B" w14:textId="36C73B26" w:rsidR="00C447C5" w:rsidRDefault="00C447C5">
          <w:pPr>
            <w:pStyle w:val="21"/>
            <w:tabs>
              <w:tab w:val="left" w:pos="1100"/>
              <w:tab w:val="right" w:leader="dot" w:pos="9345"/>
            </w:tabs>
            <w:rPr>
              <w:rFonts w:eastAsiaTheme="minorEastAsia"/>
              <w:noProof/>
              <w:lang w:eastAsia="ru-RU"/>
            </w:rPr>
          </w:pPr>
          <w:hyperlink w:anchor="_Toc70286241" w:history="1">
            <w:r w:rsidRPr="00397207">
              <w:rPr>
                <w:rStyle w:val="af2"/>
                <w:rFonts w:ascii="Times New Roman" w:hAnsi="Times New Roman" w:cs="Times New Roman"/>
                <w:b/>
                <w:noProof/>
              </w:rPr>
              <w:t>3.1.1.</w:t>
            </w:r>
            <w:r>
              <w:rPr>
                <w:rFonts w:eastAsiaTheme="minorEastAsia"/>
                <w:noProof/>
                <w:lang w:eastAsia="ru-RU"/>
              </w:rPr>
              <w:tab/>
            </w:r>
            <w:r w:rsidRPr="00397207">
              <w:rPr>
                <w:rStyle w:val="af2"/>
                <w:rFonts w:ascii="Times New Roman" w:hAnsi="Times New Roman" w:cs="Times New Roman"/>
                <w:b/>
                <w:noProof/>
              </w:rPr>
              <w:t>ABAP</w:t>
            </w:r>
            <w:r>
              <w:rPr>
                <w:noProof/>
                <w:webHidden/>
              </w:rPr>
              <w:tab/>
            </w:r>
            <w:r>
              <w:rPr>
                <w:noProof/>
                <w:webHidden/>
              </w:rPr>
              <w:fldChar w:fldCharType="begin"/>
            </w:r>
            <w:r>
              <w:rPr>
                <w:noProof/>
                <w:webHidden/>
              </w:rPr>
              <w:instrText xml:space="preserve"> PAGEREF _Toc70286241 \h </w:instrText>
            </w:r>
            <w:r>
              <w:rPr>
                <w:noProof/>
                <w:webHidden/>
              </w:rPr>
            </w:r>
            <w:r>
              <w:rPr>
                <w:noProof/>
                <w:webHidden/>
              </w:rPr>
              <w:fldChar w:fldCharType="separate"/>
            </w:r>
            <w:r>
              <w:rPr>
                <w:noProof/>
                <w:webHidden/>
              </w:rPr>
              <w:t>31</w:t>
            </w:r>
            <w:r>
              <w:rPr>
                <w:noProof/>
                <w:webHidden/>
              </w:rPr>
              <w:fldChar w:fldCharType="end"/>
            </w:r>
          </w:hyperlink>
        </w:p>
        <w:p w14:paraId="7D4E7838" w14:textId="56429A74" w:rsidR="00C447C5" w:rsidRDefault="00C447C5">
          <w:pPr>
            <w:pStyle w:val="21"/>
            <w:tabs>
              <w:tab w:val="left" w:pos="1100"/>
              <w:tab w:val="right" w:leader="dot" w:pos="9345"/>
            </w:tabs>
            <w:rPr>
              <w:rFonts w:eastAsiaTheme="minorEastAsia"/>
              <w:noProof/>
              <w:lang w:eastAsia="ru-RU"/>
            </w:rPr>
          </w:pPr>
          <w:hyperlink w:anchor="_Toc70286242" w:history="1">
            <w:r w:rsidRPr="00397207">
              <w:rPr>
                <w:rStyle w:val="af2"/>
                <w:rFonts w:ascii="Times New Roman" w:hAnsi="Times New Roman" w:cs="Times New Roman"/>
                <w:b/>
                <w:noProof/>
              </w:rPr>
              <w:t>3.1.2.</w:t>
            </w:r>
            <w:r>
              <w:rPr>
                <w:rFonts w:eastAsiaTheme="minorEastAsia"/>
                <w:noProof/>
                <w:lang w:eastAsia="ru-RU"/>
              </w:rPr>
              <w:tab/>
            </w:r>
            <w:r w:rsidRPr="00397207">
              <w:rPr>
                <w:rStyle w:val="af2"/>
                <w:rFonts w:ascii="Times New Roman" w:hAnsi="Times New Roman" w:cs="Times New Roman"/>
                <w:b/>
                <w:noProof/>
              </w:rPr>
              <w:t>SAP HANA</w:t>
            </w:r>
            <w:r>
              <w:rPr>
                <w:noProof/>
                <w:webHidden/>
              </w:rPr>
              <w:tab/>
            </w:r>
            <w:r>
              <w:rPr>
                <w:noProof/>
                <w:webHidden/>
              </w:rPr>
              <w:fldChar w:fldCharType="begin"/>
            </w:r>
            <w:r>
              <w:rPr>
                <w:noProof/>
                <w:webHidden/>
              </w:rPr>
              <w:instrText xml:space="preserve"> PAGEREF _Toc70286242 \h </w:instrText>
            </w:r>
            <w:r>
              <w:rPr>
                <w:noProof/>
                <w:webHidden/>
              </w:rPr>
            </w:r>
            <w:r>
              <w:rPr>
                <w:noProof/>
                <w:webHidden/>
              </w:rPr>
              <w:fldChar w:fldCharType="separate"/>
            </w:r>
            <w:r>
              <w:rPr>
                <w:noProof/>
                <w:webHidden/>
              </w:rPr>
              <w:t>32</w:t>
            </w:r>
            <w:r>
              <w:rPr>
                <w:noProof/>
                <w:webHidden/>
              </w:rPr>
              <w:fldChar w:fldCharType="end"/>
            </w:r>
          </w:hyperlink>
        </w:p>
        <w:p w14:paraId="4666E77E" w14:textId="6A19D69A" w:rsidR="00C447C5" w:rsidRDefault="00C447C5">
          <w:pPr>
            <w:pStyle w:val="21"/>
            <w:tabs>
              <w:tab w:val="left" w:pos="1100"/>
              <w:tab w:val="right" w:leader="dot" w:pos="9345"/>
            </w:tabs>
            <w:rPr>
              <w:rFonts w:eastAsiaTheme="minorEastAsia"/>
              <w:noProof/>
              <w:lang w:eastAsia="ru-RU"/>
            </w:rPr>
          </w:pPr>
          <w:hyperlink w:anchor="_Toc70286243" w:history="1">
            <w:r w:rsidRPr="00397207">
              <w:rPr>
                <w:rStyle w:val="af2"/>
                <w:rFonts w:ascii="Times New Roman" w:hAnsi="Times New Roman" w:cs="Times New Roman"/>
                <w:b/>
                <w:noProof/>
              </w:rPr>
              <w:t>3.1.3.</w:t>
            </w:r>
            <w:r>
              <w:rPr>
                <w:rFonts w:eastAsiaTheme="minorEastAsia"/>
                <w:noProof/>
                <w:lang w:eastAsia="ru-RU"/>
              </w:rPr>
              <w:tab/>
            </w:r>
            <w:r w:rsidRPr="00397207">
              <w:rPr>
                <w:rStyle w:val="af2"/>
                <w:rFonts w:ascii="Times New Roman" w:hAnsi="Times New Roman" w:cs="Times New Roman"/>
                <w:b/>
                <w:noProof/>
              </w:rPr>
              <w:t>SAP Fiori</w:t>
            </w:r>
            <w:r>
              <w:rPr>
                <w:noProof/>
                <w:webHidden/>
              </w:rPr>
              <w:tab/>
            </w:r>
            <w:r>
              <w:rPr>
                <w:noProof/>
                <w:webHidden/>
              </w:rPr>
              <w:fldChar w:fldCharType="begin"/>
            </w:r>
            <w:r>
              <w:rPr>
                <w:noProof/>
                <w:webHidden/>
              </w:rPr>
              <w:instrText xml:space="preserve"> PAGEREF _Toc70286243 \h </w:instrText>
            </w:r>
            <w:r>
              <w:rPr>
                <w:noProof/>
                <w:webHidden/>
              </w:rPr>
            </w:r>
            <w:r>
              <w:rPr>
                <w:noProof/>
                <w:webHidden/>
              </w:rPr>
              <w:fldChar w:fldCharType="separate"/>
            </w:r>
            <w:r>
              <w:rPr>
                <w:noProof/>
                <w:webHidden/>
              </w:rPr>
              <w:t>36</w:t>
            </w:r>
            <w:r>
              <w:rPr>
                <w:noProof/>
                <w:webHidden/>
              </w:rPr>
              <w:fldChar w:fldCharType="end"/>
            </w:r>
          </w:hyperlink>
        </w:p>
        <w:p w14:paraId="74CB9D05" w14:textId="16AA81EE" w:rsidR="00C447C5" w:rsidRDefault="00C447C5">
          <w:pPr>
            <w:pStyle w:val="21"/>
            <w:tabs>
              <w:tab w:val="left" w:pos="1100"/>
              <w:tab w:val="right" w:leader="dot" w:pos="9345"/>
            </w:tabs>
            <w:rPr>
              <w:rFonts w:eastAsiaTheme="minorEastAsia"/>
              <w:noProof/>
              <w:lang w:eastAsia="ru-RU"/>
            </w:rPr>
          </w:pPr>
          <w:hyperlink w:anchor="_Toc70286244" w:history="1">
            <w:r w:rsidRPr="00397207">
              <w:rPr>
                <w:rStyle w:val="af2"/>
                <w:rFonts w:ascii="Times New Roman" w:hAnsi="Times New Roman" w:cs="Times New Roman"/>
                <w:b/>
                <w:noProof/>
              </w:rPr>
              <w:t>3.1.4.</w:t>
            </w:r>
            <w:r>
              <w:rPr>
                <w:rFonts w:eastAsiaTheme="minorEastAsia"/>
                <w:noProof/>
                <w:lang w:eastAsia="ru-RU"/>
              </w:rPr>
              <w:tab/>
            </w:r>
            <w:r w:rsidRPr="00397207">
              <w:rPr>
                <w:rStyle w:val="af2"/>
                <w:rFonts w:ascii="Times New Roman" w:hAnsi="Times New Roman" w:cs="Times New Roman"/>
                <w:b/>
                <w:noProof/>
              </w:rPr>
              <w:t>ABAP CDS View</w:t>
            </w:r>
            <w:r>
              <w:rPr>
                <w:noProof/>
                <w:webHidden/>
              </w:rPr>
              <w:tab/>
            </w:r>
            <w:r>
              <w:rPr>
                <w:noProof/>
                <w:webHidden/>
              </w:rPr>
              <w:fldChar w:fldCharType="begin"/>
            </w:r>
            <w:r>
              <w:rPr>
                <w:noProof/>
                <w:webHidden/>
              </w:rPr>
              <w:instrText xml:space="preserve"> PAGEREF _Toc70286244 \h </w:instrText>
            </w:r>
            <w:r>
              <w:rPr>
                <w:noProof/>
                <w:webHidden/>
              </w:rPr>
            </w:r>
            <w:r>
              <w:rPr>
                <w:noProof/>
                <w:webHidden/>
              </w:rPr>
              <w:fldChar w:fldCharType="separate"/>
            </w:r>
            <w:r>
              <w:rPr>
                <w:noProof/>
                <w:webHidden/>
              </w:rPr>
              <w:t>48</w:t>
            </w:r>
            <w:r>
              <w:rPr>
                <w:noProof/>
                <w:webHidden/>
              </w:rPr>
              <w:fldChar w:fldCharType="end"/>
            </w:r>
          </w:hyperlink>
        </w:p>
        <w:p w14:paraId="4253B743" w14:textId="4A7EBBC1" w:rsidR="00C447C5" w:rsidRDefault="00C447C5">
          <w:pPr>
            <w:pStyle w:val="21"/>
            <w:tabs>
              <w:tab w:val="left" w:pos="1100"/>
              <w:tab w:val="right" w:leader="dot" w:pos="9345"/>
            </w:tabs>
            <w:rPr>
              <w:rFonts w:eastAsiaTheme="minorEastAsia"/>
              <w:noProof/>
              <w:lang w:eastAsia="ru-RU"/>
            </w:rPr>
          </w:pPr>
          <w:hyperlink w:anchor="_Toc70286245" w:history="1">
            <w:r w:rsidRPr="00397207">
              <w:rPr>
                <w:rStyle w:val="af2"/>
                <w:rFonts w:ascii="Times New Roman" w:hAnsi="Times New Roman" w:cs="Times New Roman"/>
                <w:b/>
                <w:noProof/>
              </w:rPr>
              <w:t>3.1.5.</w:t>
            </w:r>
            <w:r>
              <w:rPr>
                <w:rFonts w:eastAsiaTheme="minorEastAsia"/>
                <w:noProof/>
                <w:lang w:eastAsia="ru-RU"/>
              </w:rPr>
              <w:tab/>
            </w:r>
            <w:r w:rsidRPr="00397207">
              <w:rPr>
                <w:rStyle w:val="af2"/>
                <w:rFonts w:ascii="Times New Roman" w:hAnsi="Times New Roman" w:cs="Times New Roman"/>
                <w:b/>
                <w:noProof/>
              </w:rPr>
              <w:t>OData</w:t>
            </w:r>
            <w:r>
              <w:rPr>
                <w:noProof/>
                <w:webHidden/>
              </w:rPr>
              <w:tab/>
            </w:r>
            <w:r>
              <w:rPr>
                <w:noProof/>
                <w:webHidden/>
              </w:rPr>
              <w:fldChar w:fldCharType="begin"/>
            </w:r>
            <w:r>
              <w:rPr>
                <w:noProof/>
                <w:webHidden/>
              </w:rPr>
              <w:instrText xml:space="preserve"> PAGEREF _Toc70286245 \h </w:instrText>
            </w:r>
            <w:r>
              <w:rPr>
                <w:noProof/>
                <w:webHidden/>
              </w:rPr>
            </w:r>
            <w:r>
              <w:rPr>
                <w:noProof/>
                <w:webHidden/>
              </w:rPr>
              <w:fldChar w:fldCharType="separate"/>
            </w:r>
            <w:r>
              <w:rPr>
                <w:noProof/>
                <w:webHidden/>
              </w:rPr>
              <w:t>50</w:t>
            </w:r>
            <w:r>
              <w:rPr>
                <w:noProof/>
                <w:webHidden/>
              </w:rPr>
              <w:fldChar w:fldCharType="end"/>
            </w:r>
          </w:hyperlink>
        </w:p>
        <w:p w14:paraId="20AA554A" w14:textId="16AAF0CF" w:rsidR="00C447C5" w:rsidRDefault="00C447C5">
          <w:pPr>
            <w:pStyle w:val="21"/>
            <w:tabs>
              <w:tab w:val="left" w:pos="880"/>
              <w:tab w:val="right" w:leader="dot" w:pos="9345"/>
            </w:tabs>
            <w:rPr>
              <w:rFonts w:eastAsiaTheme="minorEastAsia"/>
              <w:noProof/>
              <w:lang w:eastAsia="ru-RU"/>
            </w:rPr>
          </w:pPr>
          <w:hyperlink w:anchor="_Toc70286246" w:history="1">
            <w:r w:rsidRPr="00397207">
              <w:rPr>
                <w:rStyle w:val="af2"/>
                <w:rFonts w:ascii="Times New Roman" w:hAnsi="Times New Roman" w:cs="Times New Roman"/>
                <w:b/>
                <w:noProof/>
              </w:rPr>
              <w:t>3.2.</w:t>
            </w:r>
            <w:r>
              <w:rPr>
                <w:rFonts w:eastAsiaTheme="minorEastAsia"/>
                <w:noProof/>
                <w:lang w:eastAsia="ru-RU"/>
              </w:rPr>
              <w:tab/>
            </w:r>
            <w:r w:rsidRPr="00397207">
              <w:rPr>
                <w:rStyle w:val="af2"/>
                <w:rFonts w:ascii="Times New Roman" w:hAnsi="Times New Roman" w:cs="Times New Roman"/>
                <w:b/>
                <w:noProof/>
              </w:rPr>
              <w:t>Спецификация вариантов использования системы</w:t>
            </w:r>
            <w:r>
              <w:rPr>
                <w:noProof/>
                <w:webHidden/>
              </w:rPr>
              <w:tab/>
            </w:r>
            <w:r>
              <w:rPr>
                <w:noProof/>
                <w:webHidden/>
              </w:rPr>
              <w:fldChar w:fldCharType="begin"/>
            </w:r>
            <w:r>
              <w:rPr>
                <w:noProof/>
                <w:webHidden/>
              </w:rPr>
              <w:instrText xml:space="preserve"> PAGEREF _Toc70286246 \h </w:instrText>
            </w:r>
            <w:r>
              <w:rPr>
                <w:noProof/>
                <w:webHidden/>
              </w:rPr>
            </w:r>
            <w:r>
              <w:rPr>
                <w:noProof/>
                <w:webHidden/>
              </w:rPr>
              <w:fldChar w:fldCharType="separate"/>
            </w:r>
            <w:r>
              <w:rPr>
                <w:noProof/>
                <w:webHidden/>
              </w:rPr>
              <w:t>54</w:t>
            </w:r>
            <w:r>
              <w:rPr>
                <w:noProof/>
                <w:webHidden/>
              </w:rPr>
              <w:fldChar w:fldCharType="end"/>
            </w:r>
          </w:hyperlink>
        </w:p>
        <w:p w14:paraId="4196CA74" w14:textId="23E62935" w:rsidR="00C447C5" w:rsidRDefault="00C447C5">
          <w:pPr>
            <w:pStyle w:val="21"/>
            <w:tabs>
              <w:tab w:val="left" w:pos="880"/>
              <w:tab w:val="right" w:leader="dot" w:pos="9345"/>
            </w:tabs>
            <w:rPr>
              <w:rFonts w:eastAsiaTheme="minorEastAsia"/>
              <w:noProof/>
              <w:lang w:eastAsia="ru-RU"/>
            </w:rPr>
          </w:pPr>
          <w:hyperlink w:anchor="_Toc70286247" w:history="1">
            <w:r w:rsidRPr="00397207">
              <w:rPr>
                <w:rStyle w:val="af2"/>
                <w:rFonts w:ascii="Times New Roman" w:hAnsi="Times New Roman" w:cs="Times New Roman"/>
                <w:b/>
                <w:noProof/>
              </w:rPr>
              <w:t>3.3.</w:t>
            </w:r>
            <w:r>
              <w:rPr>
                <w:rFonts w:eastAsiaTheme="minorEastAsia"/>
                <w:noProof/>
                <w:lang w:eastAsia="ru-RU"/>
              </w:rPr>
              <w:tab/>
            </w:r>
            <w:r w:rsidRPr="00397207">
              <w:rPr>
                <w:rStyle w:val="af2"/>
                <w:rFonts w:ascii="Times New Roman" w:hAnsi="Times New Roman" w:cs="Times New Roman"/>
                <w:b/>
                <w:noProof/>
              </w:rPr>
              <w:t>Информационная модель системы</w:t>
            </w:r>
            <w:r>
              <w:rPr>
                <w:noProof/>
                <w:webHidden/>
              </w:rPr>
              <w:tab/>
            </w:r>
            <w:r>
              <w:rPr>
                <w:noProof/>
                <w:webHidden/>
              </w:rPr>
              <w:fldChar w:fldCharType="begin"/>
            </w:r>
            <w:r>
              <w:rPr>
                <w:noProof/>
                <w:webHidden/>
              </w:rPr>
              <w:instrText xml:space="preserve"> PAGEREF _Toc70286247 \h </w:instrText>
            </w:r>
            <w:r>
              <w:rPr>
                <w:noProof/>
                <w:webHidden/>
              </w:rPr>
            </w:r>
            <w:r>
              <w:rPr>
                <w:noProof/>
                <w:webHidden/>
              </w:rPr>
              <w:fldChar w:fldCharType="separate"/>
            </w:r>
            <w:r>
              <w:rPr>
                <w:noProof/>
                <w:webHidden/>
              </w:rPr>
              <w:t>55</w:t>
            </w:r>
            <w:r>
              <w:rPr>
                <w:noProof/>
                <w:webHidden/>
              </w:rPr>
              <w:fldChar w:fldCharType="end"/>
            </w:r>
          </w:hyperlink>
        </w:p>
        <w:p w14:paraId="50E1A46C" w14:textId="437FB224" w:rsidR="00C447C5" w:rsidRDefault="00C447C5">
          <w:pPr>
            <w:pStyle w:val="21"/>
            <w:tabs>
              <w:tab w:val="left" w:pos="880"/>
              <w:tab w:val="right" w:leader="dot" w:pos="9345"/>
            </w:tabs>
            <w:rPr>
              <w:rFonts w:eastAsiaTheme="minorEastAsia"/>
              <w:noProof/>
              <w:lang w:eastAsia="ru-RU"/>
            </w:rPr>
          </w:pPr>
          <w:hyperlink w:anchor="_Toc70286248" w:history="1">
            <w:r w:rsidRPr="00397207">
              <w:rPr>
                <w:rStyle w:val="af2"/>
                <w:rFonts w:ascii="Times New Roman" w:hAnsi="Times New Roman" w:cs="Times New Roman"/>
                <w:b/>
                <w:noProof/>
              </w:rPr>
              <w:t>3.4.</w:t>
            </w:r>
            <w:r>
              <w:rPr>
                <w:rFonts w:eastAsiaTheme="minorEastAsia"/>
                <w:noProof/>
                <w:lang w:eastAsia="ru-RU"/>
              </w:rPr>
              <w:tab/>
            </w:r>
            <w:r w:rsidRPr="00397207">
              <w:rPr>
                <w:rStyle w:val="af2"/>
                <w:rFonts w:ascii="Times New Roman" w:hAnsi="Times New Roman" w:cs="Times New Roman"/>
                <w:b/>
                <w:noProof/>
              </w:rPr>
              <w:t>Описание алгоритмов, реализующих бизнес-логику системы</w:t>
            </w:r>
            <w:r>
              <w:rPr>
                <w:noProof/>
                <w:webHidden/>
              </w:rPr>
              <w:tab/>
            </w:r>
            <w:r>
              <w:rPr>
                <w:noProof/>
                <w:webHidden/>
              </w:rPr>
              <w:fldChar w:fldCharType="begin"/>
            </w:r>
            <w:r>
              <w:rPr>
                <w:noProof/>
                <w:webHidden/>
              </w:rPr>
              <w:instrText xml:space="preserve"> PAGEREF _Toc70286248 \h </w:instrText>
            </w:r>
            <w:r>
              <w:rPr>
                <w:noProof/>
                <w:webHidden/>
              </w:rPr>
            </w:r>
            <w:r>
              <w:rPr>
                <w:noProof/>
                <w:webHidden/>
              </w:rPr>
              <w:fldChar w:fldCharType="separate"/>
            </w:r>
            <w:r>
              <w:rPr>
                <w:noProof/>
                <w:webHidden/>
              </w:rPr>
              <w:t>57</w:t>
            </w:r>
            <w:r>
              <w:rPr>
                <w:noProof/>
                <w:webHidden/>
              </w:rPr>
              <w:fldChar w:fldCharType="end"/>
            </w:r>
          </w:hyperlink>
        </w:p>
        <w:p w14:paraId="7B6DACBB" w14:textId="7624DB6A" w:rsidR="00C447C5" w:rsidRDefault="00C447C5">
          <w:pPr>
            <w:pStyle w:val="21"/>
            <w:tabs>
              <w:tab w:val="left" w:pos="1100"/>
              <w:tab w:val="right" w:leader="dot" w:pos="9345"/>
            </w:tabs>
            <w:rPr>
              <w:rFonts w:eastAsiaTheme="minorEastAsia"/>
              <w:noProof/>
              <w:lang w:eastAsia="ru-RU"/>
            </w:rPr>
          </w:pPr>
          <w:hyperlink w:anchor="_Toc70286254" w:history="1">
            <w:r w:rsidRPr="00397207">
              <w:rPr>
                <w:rStyle w:val="af2"/>
                <w:rFonts w:ascii="Times New Roman" w:hAnsi="Times New Roman" w:cs="Times New Roman"/>
                <w:b/>
                <w:noProof/>
              </w:rPr>
              <w:t>3.6.1.</w:t>
            </w:r>
            <w:r>
              <w:rPr>
                <w:rFonts w:eastAsiaTheme="minorEastAsia"/>
                <w:noProof/>
                <w:lang w:eastAsia="ru-RU"/>
              </w:rPr>
              <w:tab/>
            </w:r>
            <w:r w:rsidRPr="00397207">
              <w:rPr>
                <w:rStyle w:val="af2"/>
                <w:rFonts w:ascii="Times New Roman" w:hAnsi="Times New Roman" w:cs="Times New Roman"/>
                <w:b/>
                <w:noProof/>
              </w:rPr>
              <w:t>Алгоритм фильтрации обучающих материалов в приложении</w:t>
            </w:r>
            <w:r>
              <w:rPr>
                <w:noProof/>
                <w:webHidden/>
              </w:rPr>
              <w:tab/>
            </w:r>
            <w:r>
              <w:rPr>
                <w:noProof/>
                <w:webHidden/>
              </w:rPr>
              <w:fldChar w:fldCharType="begin"/>
            </w:r>
            <w:r>
              <w:rPr>
                <w:noProof/>
                <w:webHidden/>
              </w:rPr>
              <w:instrText xml:space="preserve"> PAGEREF _Toc70286254 \h </w:instrText>
            </w:r>
            <w:r>
              <w:rPr>
                <w:noProof/>
                <w:webHidden/>
              </w:rPr>
            </w:r>
            <w:r>
              <w:rPr>
                <w:noProof/>
                <w:webHidden/>
              </w:rPr>
              <w:fldChar w:fldCharType="separate"/>
            </w:r>
            <w:r>
              <w:rPr>
                <w:noProof/>
                <w:webHidden/>
              </w:rPr>
              <w:t>57</w:t>
            </w:r>
            <w:r>
              <w:rPr>
                <w:noProof/>
                <w:webHidden/>
              </w:rPr>
              <w:fldChar w:fldCharType="end"/>
            </w:r>
          </w:hyperlink>
        </w:p>
        <w:p w14:paraId="3988788C" w14:textId="43AEC1E4" w:rsidR="00C447C5" w:rsidRDefault="00C447C5">
          <w:pPr>
            <w:pStyle w:val="21"/>
            <w:tabs>
              <w:tab w:val="left" w:pos="880"/>
              <w:tab w:val="right" w:leader="dot" w:pos="9345"/>
            </w:tabs>
            <w:rPr>
              <w:rFonts w:eastAsiaTheme="minorEastAsia"/>
              <w:noProof/>
              <w:lang w:eastAsia="ru-RU"/>
            </w:rPr>
          </w:pPr>
          <w:hyperlink w:anchor="_Toc70286255" w:history="1">
            <w:r w:rsidRPr="00397207">
              <w:rPr>
                <w:rStyle w:val="af2"/>
                <w:rFonts w:ascii="Times New Roman" w:hAnsi="Times New Roman" w:cs="Times New Roman"/>
                <w:b/>
                <w:noProof/>
              </w:rPr>
              <w:t>3.7.</w:t>
            </w:r>
            <w:r>
              <w:rPr>
                <w:rFonts w:eastAsiaTheme="minorEastAsia"/>
                <w:noProof/>
                <w:lang w:eastAsia="ru-RU"/>
              </w:rPr>
              <w:tab/>
            </w:r>
            <w:r w:rsidRPr="00397207">
              <w:rPr>
                <w:rStyle w:val="af2"/>
                <w:rFonts w:ascii="Times New Roman" w:hAnsi="Times New Roman" w:cs="Times New Roman"/>
                <w:b/>
                <w:noProof/>
              </w:rPr>
              <w:t>Описание моделей представления системы</w:t>
            </w:r>
            <w:r>
              <w:rPr>
                <w:noProof/>
                <w:webHidden/>
              </w:rPr>
              <w:tab/>
            </w:r>
            <w:r>
              <w:rPr>
                <w:noProof/>
                <w:webHidden/>
              </w:rPr>
              <w:fldChar w:fldCharType="begin"/>
            </w:r>
            <w:r>
              <w:rPr>
                <w:noProof/>
                <w:webHidden/>
              </w:rPr>
              <w:instrText xml:space="preserve"> PAGEREF _Toc70286255 \h </w:instrText>
            </w:r>
            <w:r>
              <w:rPr>
                <w:noProof/>
                <w:webHidden/>
              </w:rPr>
            </w:r>
            <w:r>
              <w:rPr>
                <w:noProof/>
                <w:webHidden/>
              </w:rPr>
              <w:fldChar w:fldCharType="separate"/>
            </w:r>
            <w:r>
              <w:rPr>
                <w:noProof/>
                <w:webHidden/>
              </w:rPr>
              <w:t>59</w:t>
            </w:r>
            <w:r>
              <w:rPr>
                <w:noProof/>
                <w:webHidden/>
              </w:rPr>
              <w:fldChar w:fldCharType="end"/>
            </w:r>
          </w:hyperlink>
        </w:p>
        <w:p w14:paraId="43855B04" w14:textId="0C25A97F" w:rsidR="00C447C5" w:rsidRDefault="00C447C5">
          <w:pPr>
            <w:pStyle w:val="21"/>
            <w:tabs>
              <w:tab w:val="left" w:pos="1100"/>
              <w:tab w:val="right" w:leader="dot" w:pos="9345"/>
            </w:tabs>
            <w:rPr>
              <w:rFonts w:eastAsiaTheme="minorEastAsia"/>
              <w:noProof/>
              <w:lang w:eastAsia="ru-RU"/>
            </w:rPr>
          </w:pPr>
          <w:hyperlink w:anchor="_Toc70286256" w:history="1">
            <w:r w:rsidRPr="00397207">
              <w:rPr>
                <w:rStyle w:val="af2"/>
                <w:rFonts w:ascii="Times New Roman" w:hAnsi="Times New Roman" w:cs="Times New Roman"/>
                <w:b/>
                <w:noProof/>
              </w:rPr>
              <w:t>3.7.1.</w:t>
            </w:r>
            <w:r>
              <w:rPr>
                <w:rFonts w:eastAsiaTheme="minorEastAsia"/>
                <w:noProof/>
                <w:lang w:eastAsia="ru-RU"/>
              </w:rPr>
              <w:tab/>
            </w:r>
            <w:r w:rsidRPr="00397207">
              <w:rPr>
                <w:rStyle w:val="af2"/>
                <w:rFonts w:ascii="Times New Roman" w:hAnsi="Times New Roman" w:cs="Times New Roman"/>
                <w:b/>
                <w:noProof/>
              </w:rPr>
              <w:t>Диаграмма развертывания (deployment diagram)</w:t>
            </w:r>
            <w:r>
              <w:rPr>
                <w:noProof/>
                <w:webHidden/>
              </w:rPr>
              <w:tab/>
            </w:r>
            <w:r>
              <w:rPr>
                <w:noProof/>
                <w:webHidden/>
              </w:rPr>
              <w:fldChar w:fldCharType="begin"/>
            </w:r>
            <w:r>
              <w:rPr>
                <w:noProof/>
                <w:webHidden/>
              </w:rPr>
              <w:instrText xml:space="preserve"> PAGEREF _Toc70286256 \h </w:instrText>
            </w:r>
            <w:r>
              <w:rPr>
                <w:noProof/>
                <w:webHidden/>
              </w:rPr>
            </w:r>
            <w:r>
              <w:rPr>
                <w:noProof/>
                <w:webHidden/>
              </w:rPr>
              <w:fldChar w:fldCharType="separate"/>
            </w:r>
            <w:r>
              <w:rPr>
                <w:noProof/>
                <w:webHidden/>
              </w:rPr>
              <w:t>59</w:t>
            </w:r>
            <w:r>
              <w:rPr>
                <w:noProof/>
                <w:webHidden/>
              </w:rPr>
              <w:fldChar w:fldCharType="end"/>
            </w:r>
          </w:hyperlink>
        </w:p>
        <w:p w14:paraId="6E017F38" w14:textId="5B8632CC" w:rsidR="00C447C5" w:rsidRDefault="00C447C5">
          <w:pPr>
            <w:pStyle w:val="21"/>
            <w:tabs>
              <w:tab w:val="left" w:pos="1100"/>
              <w:tab w:val="right" w:leader="dot" w:pos="9345"/>
            </w:tabs>
            <w:rPr>
              <w:rFonts w:eastAsiaTheme="minorEastAsia"/>
              <w:noProof/>
              <w:lang w:eastAsia="ru-RU"/>
            </w:rPr>
          </w:pPr>
          <w:hyperlink w:anchor="_Toc70286257" w:history="1">
            <w:r w:rsidRPr="00397207">
              <w:rPr>
                <w:rStyle w:val="af2"/>
                <w:rFonts w:ascii="Times New Roman" w:hAnsi="Times New Roman" w:cs="Times New Roman"/>
                <w:b/>
                <w:noProof/>
              </w:rPr>
              <w:t>3.7.2.</w:t>
            </w:r>
            <w:r>
              <w:rPr>
                <w:rFonts w:eastAsiaTheme="minorEastAsia"/>
                <w:noProof/>
                <w:lang w:eastAsia="ru-RU"/>
              </w:rPr>
              <w:tab/>
            </w:r>
            <w:r w:rsidRPr="00397207">
              <w:rPr>
                <w:rStyle w:val="af2"/>
                <w:rFonts w:ascii="Times New Roman" w:hAnsi="Times New Roman" w:cs="Times New Roman"/>
                <w:b/>
                <w:noProof/>
              </w:rPr>
              <w:t>Диаграмма компонентов (component diagram)</w:t>
            </w:r>
            <w:r>
              <w:rPr>
                <w:noProof/>
                <w:webHidden/>
              </w:rPr>
              <w:tab/>
            </w:r>
            <w:r>
              <w:rPr>
                <w:noProof/>
                <w:webHidden/>
              </w:rPr>
              <w:fldChar w:fldCharType="begin"/>
            </w:r>
            <w:r>
              <w:rPr>
                <w:noProof/>
                <w:webHidden/>
              </w:rPr>
              <w:instrText xml:space="preserve"> PAGEREF _Toc70286257 \h </w:instrText>
            </w:r>
            <w:r>
              <w:rPr>
                <w:noProof/>
                <w:webHidden/>
              </w:rPr>
            </w:r>
            <w:r>
              <w:rPr>
                <w:noProof/>
                <w:webHidden/>
              </w:rPr>
              <w:fldChar w:fldCharType="separate"/>
            </w:r>
            <w:r>
              <w:rPr>
                <w:noProof/>
                <w:webHidden/>
              </w:rPr>
              <w:t>60</w:t>
            </w:r>
            <w:r>
              <w:rPr>
                <w:noProof/>
                <w:webHidden/>
              </w:rPr>
              <w:fldChar w:fldCharType="end"/>
            </w:r>
          </w:hyperlink>
        </w:p>
        <w:p w14:paraId="4A7A6E38" w14:textId="5E7C39CA" w:rsidR="00C447C5" w:rsidRDefault="00C447C5">
          <w:pPr>
            <w:pStyle w:val="21"/>
            <w:tabs>
              <w:tab w:val="left" w:pos="1100"/>
              <w:tab w:val="right" w:leader="dot" w:pos="9345"/>
            </w:tabs>
            <w:rPr>
              <w:rFonts w:eastAsiaTheme="minorEastAsia"/>
              <w:noProof/>
              <w:lang w:eastAsia="ru-RU"/>
            </w:rPr>
          </w:pPr>
          <w:hyperlink w:anchor="_Toc70286258" w:history="1">
            <w:r w:rsidRPr="00397207">
              <w:rPr>
                <w:rStyle w:val="af2"/>
                <w:rFonts w:ascii="Times New Roman" w:hAnsi="Times New Roman" w:cs="Times New Roman"/>
                <w:b/>
                <w:noProof/>
              </w:rPr>
              <w:t>3.7.3.</w:t>
            </w:r>
            <w:r>
              <w:rPr>
                <w:rFonts w:eastAsiaTheme="minorEastAsia"/>
                <w:noProof/>
                <w:lang w:eastAsia="ru-RU"/>
              </w:rPr>
              <w:tab/>
            </w:r>
            <w:r w:rsidRPr="00397207">
              <w:rPr>
                <w:rStyle w:val="af2"/>
                <w:rFonts w:ascii="Times New Roman" w:hAnsi="Times New Roman" w:cs="Times New Roman"/>
                <w:b/>
                <w:noProof/>
              </w:rPr>
              <w:t>Диаграмма последовательностей (sequence diagram)</w:t>
            </w:r>
            <w:r>
              <w:rPr>
                <w:noProof/>
                <w:webHidden/>
              </w:rPr>
              <w:tab/>
            </w:r>
            <w:r>
              <w:rPr>
                <w:noProof/>
                <w:webHidden/>
              </w:rPr>
              <w:fldChar w:fldCharType="begin"/>
            </w:r>
            <w:r>
              <w:rPr>
                <w:noProof/>
                <w:webHidden/>
              </w:rPr>
              <w:instrText xml:space="preserve"> PAGEREF _Toc70286258 \h </w:instrText>
            </w:r>
            <w:r>
              <w:rPr>
                <w:noProof/>
                <w:webHidden/>
              </w:rPr>
            </w:r>
            <w:r>
              <w:rPr>
                <w:noProof/>
                <w:webHidden/>
              </w:rPr>
              <w:fldChar w:fldCharType="separate"/>
            </w:r>
            <w:r>
              <w:rPr>
                <w:noProof/>
                <w:webHidden/>
              </w:rPr>
              <w:t>61</w:t>
            </w:r>
            <w:r>
              <w:rPr>
                <w:noProof/>
                <w:webHidden/>
              </w:rPr>
              <w:fldChar w:fldCharType="end"/>
            </w:r>
          </w:hyperlink>
        </w:p>
        <w:p w14:paraId="55E34351" w14:textId="5662E62E" w:rsidR="00C447C5" w:rsidRDefault="00C447C5">
          <w:pPr>
            <w:pStyle w:val="21"/>
            <w:tabs>
              <w:tab w:val="left" w:pos="1100"/>
              <w:tab w:val="right" w:leader="dot" w:pos="9345"/>
            </w:tabs>
            <w:rPr>
              <w:rFonts w:eastAsiaTheme="minorEastAsia"/>
              <w:noProof/>
              <w:lang w:eastAsia="ru-RU"/>
            </w:rPr>
          </w:pPr>
          <w:hyperlink w:anchor="_Toc70286259" w:history="1">
            <w:r w:rsidRPr="00397207">
              <w:rPr>
                <w:rStyle w:val="af2"/>
                <w:rFonts w:ascii="Times New Roman" w:hAnsi="Times New Roman" w:cs="Times New Roman"/>
                <w:b/>
                <w:noProof/>
              </w:rPr>
              <w:t>3.7.4.</w:t>
            </w:r>
            <w:r>
              <w:rPr>
                <w:rFonts w:eastAsiaTheme="minorEastAsia"/>
                <w:noProof/>
                <w:lang w:eastAsia="ru-RU"/>
              </w:rPr>
              <w:tab/>
            </w:r>
            <w:r w:rsidRPr="00397207">
              <w:rPr>
                <w:rStyle w:val="af2"/>
                <w:rFonts w:ascii="Times New Roman" w:hAnsi="Times New Roman" w:cs="Times New Roman"/>
                <w:b/>
                <w:noProof/>
              </w:rPr>
              <w:t>Диаграмма состояний</w:t>
            </w:r>
            <w:r>
              <w:rPr>
                <w:noProof/>
                <w:webHidden/>
              </w:rPr>
              <w:tab/>
            </w:r>
            <w:r>
              <w:rPr>
                <w:noProof/>
                <w:webHidden/>
              </w:rPr>
              <w:fldChar w:fldCharType="begin"/>
            </w:r>
            <w:r>
              <w:rPr>
                <w:noProof/>
                <w:webHidden/>
              </w:rPr>
              <w:instrText xml:space="preserve"> PAGEREF _Toc70286259 \h </w:instrText>
            </w:r>
            <w:r>
              <w:rPr>
                <w:noProof/>
                <w:webHidden/>
              </w:rPr>
            </w:r>
            <w:r>
              <w:rPr>
                <w:noProof/>
                <w:webHidden/>
              </w:rPr>
              <w:fldChar w:fldCharType="separate"/>
            </w:r>
            <w:r>
              <w:rPr>
                <w:noProof/>
                <w:webHidden/>
              </w:rPr>
              <w:t>62</w:t>
            </w:r>
            <w:r>
              <w:rPr>
                <w:noProof/>
                <w:webHidden/>
              </w:rPr>
              <w:fldChar w:fldCharType="end"/>
            </w:r>
          </w:hyperlink>
        </w:p>
        <w:p w14:paraId="0A9A66A0" w14:textId="65F5483E" w:rsidR="00C447C5" w:rsidRDefault="00C447C5">
          <w:pPr>
            <w:pStyle w:val="21"/>
            <w:tabs>
              <w:tab w:val="left" w:pos="880"/>
              <w:tab w:val="right" w:leader="dot" w:pos="9345"/>
            </w:tabs>
            <w:rPr>
              <w:rFonts w:eastAsiaTheme="minorEastAsia"/>
              <w:noProof/>
              <w:lang w:eastAsia="ru-RU"/>
            </w:rPr>
          </w:pPr>
          <w:hyperlink w:anchor="_Toc70286260" w:history="1">
            <w:r w:rsidRPr="00397207">
              <w:rPr>
                <w:rStyle w:val="af2"/>
                <w:rFonts w:ascii="Times New Roman" w:hAnsi="Times New Roman" w:cs="Times New Roman"/>
                <w:b/>
                <w:noProof/>
              </w:rPr>
              <w:t>3.5.</w:t>
            </w:r>
            <w:r>
              <w:rPr>
                <w:rFonts w:eastAsiaTheme="minorEastAsia"/>
                <w:noProof/>
                <w:lang w:eastAsia="ru-RU"/>
              </w:rPr>
              <w:tab/>
            </w:r>
            <w:r w:rsidRPr="00397207">
              <w:rPr>
                <w:rStyle w:val="af2"/>
                <w:rFonts w:ascii="Times New Roman" w:hAnsi="Times New Roman" w:cs="Times New Roman"/>
                <w:b/>
                <w:noProof/>
              </w:rPr>
              <w:t>Описание интерфейса системы и руководство пользователя</w:t>
            </w:r>
            <w:r>
              <w:rPr>
                <w:noProof/>
                <w:webHidden/>
              </w:rPr>
              <w:tab/>
            </w:r>
            <w:r>
              <w:rPr>
                <w:noProof/>
                <w:webHidden/>
              </w:rPr>
              <w:fldChar w:fldCharType="begin"/>
            </w:r>
            <w:r>
              <w:rPr>
                <w:noProof/>
                <w:webHidden/>
              </w:rPr>
              <w:instrText xml:space="preserve"> PAGEREF _Toc70286260 \h </w:instrText>
            </w:r>
            <w:r>
              <w:rPr>
                <w:noProof/>
                <w:webHidden/>
              </w:rPr>
            </w:r>
            <w:r>
              <w:rPr>
                <w:noProof/>
                <w:webHidden/>
              </w:rPr>
              <w:fldChar w:fldCharType="separate"/>
            </w:r>
            <w:r>
              <w:rPr>
                <w:noProof/>
                <w:webHidden/>
              </w:rPr>
              <w:t>62</w:t>
            </w:r>
            <w:r>
              <w:rPr>
                <w:noProof/>
                <w:webHidden/>
              </w:rPr>
              <w:fldChar w:fldCharType="end"/>
            </w:r>
          </w:hyperlink>
        </w:p>
        <w:p w14:paraId="605FC6B0" w14:textId="11F0374C" w:rsidR="00C447C5" w:rsidRDefault="00C447C5">
          <w:pPr>
            <w:pStyle w:val="11"/>
            <w:tabs>
              <w:tab w:val="right" w:leader="dot" w:pos="9345"/>
            </w:tabs>
            <w:rPr>
              <w:rFonts w:eastAsiaTheme="minorEastAsia"/>
              <w:noProof/>
              <w:lang w:eastAsia="ru-RU"/>
            </w:rPr>
          </w:pPr>
          <w:hyperlink w:anchor="_Toc70286261" w:history="1">
            <w:r w:rsidRPr="00397207">
              <w:rPr>
                <w:rStyle w:val="af2"/>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_Toc70286261 \h </w:instrText>
            </w:r>
            <w:r>
              <w:rPr>
                <w:noProof/>
                <w:webHidden/>
              </w:rPr>
            </w:r>
            <w:r>
              <w:rPr>
                <w:noProof/>
                <w:webHidden/>
              </w:rPr>
              <w:fldChar w:fldCharType="separate"/>
            </w:r>
            <w:r>
              <w:rPr>
                <w:noProof/>
                <w:webHidden/>
              </w:rPr>
              <w:t>79</w:t>
            </w:r>
            <w:r>
              <w:rPr>
                <w:noProof/>
                <w:webHidden/>
              </w:rPr>
              <w:fldChar w:fldCharType="end"/>
            </w:r>
          </w:hyperlink>
        </w:p>
        <w:p w14:paraId="5556417A" w14:textId="4E10AC2B" w:rsidR="00C447C5" w:rsidRDefault="00C447C5">
          <w:pPr>
            <w:pStyle w:val="11"/>
            <w:tabs>
              <w:tab w:val="right" w:leader="dot" w:pos="9345"/>
            </w:tabs>
            <w:rPr>
              <w:rFonts w:eastAsiaTheme="minorEastAsia"/>
              <w:noProof/>
              <w:lang w:eastAsia="ru-RU"/>
            </w:rPr>
          </w:pPr>
          <w:hyperlink w:anchor="_Toc70286262" w:history="1">
            <w:r w:rsidRPr="00397207">
              <w:rPr>
                <w:rStyle w:val="af2"/>
                <w:rFonts w:ascii="Times New Roman" w:hAnsi="Times New Roman"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_Toc70286262 \h </w:instrText>
            </w:r>
            <w:r>
              <w:rPr>
                <w:noProof/>
                <w:webHidden/>
              </w:rPr>
            </w:r>
            <w:r>
              <w:rPr>
                <w:noProof/>
                <w:webHidden/>
              </w:rPr>
              <w:fldChar w:fldCharType="separate"/>
            </w:r>
            <w:r>
              <w:rPr>
                <w:noProof/>
                <w:webHidden/>
              </w:rPr>
              <w:t>80</w:t>
            </w:r>
            <w:r>
              <w:rPr>
                <w:noProof/>
                <w:webHidden/>
              </w:rPr>
              <w:fldChar w:fldCharType="end"/>
            </w:r>
          </w:hyperlink>
        </w:p>
        <w:p w14:paraId="4EFD74C3" w14:textId="691AC29B" w:rsidR="0095401B" w:rsidRDefault="0095401B">
          <w:r w:rsidRPr="00D82F7C">
            <w:rPr>
              <w:rFonts w:ascii="Times New Roman" w:hAnsi="Times New Roman" w:cs="Times New Roman"/>
              <w:bCs/>
              <w:sz w:val="28"/>
              <w:szCs w:val="28"/>
            </w:rPr>
            <w:fldChar w:fldCharType="end"/>
          </w:r>
        </w:p>
      </w:sdtContent>
    </w:sdt>
    <w:p w14:paraId="1E55BA52" w14:textId="77777777" w:rsidR="0095401B" w:rsidRPr="0095401B" w:rsidRDefault="0095401B" w:rsidP="0095401B">
      <w:pPr>
        <w:pStyle w:val="ad"/>
        <w:rPr>
          <w:b w:val="0"/>
          <w:sz w:val="28"/>
          <w:szCs w:val="28"/>
        </w:rPr>
      </w:pPr>
    </w:p>
    <w:p w14:paraId="3326ED6B" w14:textId="77777777" w:rsidR="0095401B" w:rsidRDefault="0095401B">
      <w:pPr>
        <w:spacing w:after="160" w:line="259" w:lineRule="auto"/>
        <w:rPr>
          <w:rFonts w:ascii="Times New Roman" w:eastAsia="Times New Roman" w:hAnsi="Times New Roman" w:cs="Times New Roman"/>
          <w:b/>
          <w:caps/>
          <w:sz w:val="28"/>
          <w:szCs w:val="28"/>
          <w:lang w:eastAsia="ru-RU"/>
        </w:rPr>
      </w:pPr>
      <w:r>
        <w:rPr>
          <w:rFonts w:ascii="Times New Roman" w:eastAsia="Times New Roman" w:hAnsi="Times New Roman" w:cs="Times New Roman"/>
          <w:bCs/>
          <w:caps/>
          <w:lang w:eastAsia="ru-RU"/>
        </w:rPr>
        <w:br w:type="page"/>
      </w:r>
    </w:p>
    <w:p w14:paraId="47D0DD61" w14:textId="36BE0733" w:rsidR="0074785D" w:rsidRPr="00E01FFD" w:rsidRDefault="0074785D" w:rsidP="0074785D">
      <w:pPr>
        <w:pStyle w:val="1"/>
        <w:keepLines w:val="0"/>
        <w:tabs>
          <w:tab w:val="left" w:pos="1276"/>
        </w:tabs>
        <w:spacing w:before="0"/>
        <w:jc w:val="center"/>
        <w:rPr>
          <w:rFonts w:ascii="Times New Roman" w:eastAsiaTheme="minorHAnsi" w:hAnsi="Times New Roman" w:cs="Times New Roman"/>
          <w:bCs w:val="0"/>
          <w:color w:val="auto"/>
        </w:rPr>
      </w:pPr>
      <w:bookmarkStart w:id="2" w:name="_Toc70286220"/>
      <w:r w:rsidRPr="00E01FFD">
        <w:rPr>
          <w:rFonts w:ascii="Times New Roman" w:eastAsia="Times New Roman" w:hAnsi="Times New Roman" w:cs="Times New Roman"/>
          <w:bCs w:val="0"/>
          <w:caps/>
          <w:color w:val="auto"/>
          <w:lang w:eastAsia="ru-RU"/>
        </w:rPr>
        <w:lastRenderedPageBreak/>
        <w:t>Введение</w:t>
      </w:r>
      <w:bookmarkEnd w:id="1"/>
      <w:bookmarkEnd w:id="2"/>
    </w:p>
    <w:p w14:paraId="32C9A945" w14:textId="77777777" w:rsidR="0074785D" w:rsidRPr="00E01FFD" w:rsidRDefault="0074785D" w:rsidP="0074785D">
      <w:pPr>
        <w:pStyle w:val="ad"/>
        <w:spacing w:line="240" w:lineRule="auto"/>
        <w:rPr>
          <w:rFonts w:ascii="Times New Roman" w:hAnsi="Times New Roman"/>
          <w:b w:val="0"/>
          <w:sz w:val="28"/>
          <w:szCs w:val="28"/>
        </w:rPr>
      </w:pPr>
    </w:p>
    <w:p w14:paraId="6CF1D766" w14:textId="1216DA47" w:rsidR="0074785D" w:rsidRPr="00037EFE" w:rsidRDefault="0074785D" w:rsidP="0074785D">
      <w:pPr>
        <w:spacing w:after="0"/>
        <w:ind w:firstLine="709"/>
        <w:jc w:val="both"/>
      </w:pPr>
      <w:r>
        <w:rPr>
          <w:rFonts w:ascii="Times New Roman" w:hAnsi="Times New Roman" w:cs="Times New Roman"/>
          <w:sz w:val="28"/>
          <w:szCs w:val="28"/>
        </w:rPr>
        <w:t xml:space="preserve">В современных условиях эффективное распределение времени представляет собой ценный процесс для каждой компании и человека, в частности. В условиях постоянной нехватки времени и постоянной необходимости для изучения новых технологий сотрудниками в </w:t>
      </w:r>
      <w:r>
        <w:rPr>
          <w:rFonts w:ascii="Times New Roman" w:hAnsi="Times New Roman" w:cs="Times New Roman"/>
          <w:sz w:val="28"/>
          <w:szCs w:val="28"/>
          <w:lang w:val="en-US"/>
        </w:rPr>
        <w:t>IT</w:t>
      </w:r>
      <w:r>
        <w:rPr>
          <w:rFonts w:ascii="Times New Roman" w:hAnsi="Times New Roman" w:cs="Times New Roman"/>
          <w:sz w:val="28"/>
          <w:szCs w:val="28"/>
        </w:rPr>
        <w:t xml:space="preserve"> компаниях, учитывая время затратность на доскональное изучения учебных материалов, исходит нужда в качественном их подборе и быстром поиске последних.  Следовательно, повышение эффективности данного процесса на основе систем </w:t>
      </w:r>
      <w:r w:rsidR="00037EFE" w:rsidRPr="00037EFE">
        <w:rPr>
          <w:rFonts w:ascii="Times New Roman" w:hAnsi="Times New Roman" w:cs="Times New Roman"/>
          <w:sz w:val="28"/>
          <w:szCs w:val="28"/>
        </w:rPr>
        <w:t>система подбора</w:t>
      </w:r>
      <w:r>
        <w:rPr>
          <w:rFonts w:ascii="Times New Roman" w:hAnsi="Times New Roman" w:cs="Times New Roman"/>
          <w:sz w:val="28"/>
          <w:szCs w:val="28"/>
        </w:rPr>
        <w:t xml:space="preserve"> становится одним из направлений совершенствования проекта в целом.</w:t>
      </w:r>
      <w:r w:rsidR="00037EFE">
        <w:rPr>
          <w:rFonts w:ascii="Times New Roman" w:hAnsi="Times New Roman" w:cs="Times New Roman"/>
          <w:sz w:val="28"/>
          <w:szCs w:val="28"/>
        </w:rPr>
        <w:t xml:space="preserve"> Также грамотна спроектированная система </w:t>
      </w:r>
      <w:r w:rsidR="00037EFE" w:rsidRPr="00037EFE">
        <w:rPr>
          <w:rFonts w:ascii="Times New Roman" w:hAnsi="Times New Roman" w:cs="Times New Roman"/>
          <w:sz w:val="28"/>
          <w:szCs w:val="28"/>
        </w:rPr>
        <w:t>хранения</w:t>
      </w:r>
      <w:r w:rsidR="00037EFE">
        <w:rPr>
          <w:rFonts w:ascii="Times New Roman" w:hAnsi="Times New Roman" w:cs="Times New Roman"/>
          <w:sz w:val="28"/>
          <w:szCs w:val="28"/>
        </w:rPr>
        <w:t xml:space="preserve"> обуча</w:t>
      </w:r>
      <w:r w:rsidR="00037EFE" w:rsidRPr="00037EFE">
        <w:rPr>
          <w:rFonts w:ascii="Times New Roman" w:hAnsi="Times New Roman" w:cs="Times New Roman"/>
          <w:sz w:val="28"/>
          <w:szCs w:val="28"/>
        </w:rPr>
        <w:t xml:space="preserve">ющих </w:t>
      </w:r>
      <w:r w:rsidR="00037EFE">
        <w:rPr>
          <w:rFonts w:ascii="Times New Roman" w:hAnsi="Times New Roman" w:cs="Times New Roman"/>
          <w:sz w:val="28"/>
          <w:szCs w:val="28"/>
        </w:rPr>
        <w:t>материалов может за счет удобства использования может неоднократно сократить время необходимое на получения доступа к материалам, а если она еще и распределенная, то необходимо сократить время для доступа к каждому ее элементу и минимизировать количество действий для  ее использования</w:t>
      </w:r>
      <w:r w:rsidR="00AA59F4" w:rsidRPr="00AA59F4">
        <w:rPr>
          <w:rFonts w:ascii="Times New Roman" w:hAnsi="Times New Roman" w:cs="Times New Roman"/>
          <w:sz w:val="28"/>
          <w:szCs w:val="28"/>
        </w:rPr>
        <w:t>[7]</w:t>
      </w:r>
      <w:r w:rsidR="00037EFE">
        <w:rPr>
          <w:rFonts w:ascii="Times New Roman" w:hAnsi="Times New Roman" w:cs="Times New Roman"/>
          <w:sz w:val="28"/>
          <w:szCs w:val="28"/>
        </w:rPr>
        <w:t>.</w:t>
      </w:r>
    </w:p>
    <w:p w14:paraId="3BC8D76A" w14:textId="77777777" w:rsidR="00037EFE" w:rsidRDefault="00037EFE" w:rsidP="00037EF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Системы </w:t>
      </w:r>
      <w:r w:rsidRPr="00037EFE">
        <w:rPr>
          <w:rFonts w:ascii="Times New Roman" w:hAnsi="Times New Roman" w:cs="Times New Roman"/>
          <w:sz w:val="28"/>
          <w:szCs w:val="28"/>
        </w:rPr>
        <w:t>подбора</w:t>
      </w:r>
      <w:r>
        <w:rPr>
          <w:rFonts w:ascii="Times New Roman" w:hAnsi="Times New Roman" w:cs="Times New Roman"/>
          <w:sz w:val="28"/>
          <w:szCs w:val="28"/>
        </w:rPr>
        <w:t xml:space="preserve"> и хранения</w:t>
      </w:r>
      <w:r w:rsidRPr="00037EFE">
        <w:rPr>
          <w:rFonts w:ascii="Times New Roman" w:hAnsi="Times New Roman" w:cs="Times New Roman"/>
          <w:sz w:val="28"/>
          <w:szCs w:val="28"/>
        </w:rPr>
        <w:t xml:space="preserve"> обучающих материалов</w:t>
      </w:r>
      <w:r>
        <w:rPr>
          <w:rFonts w:ascii="Times New Roman" w:hAnsi="Times New Roman" w:cs="Times New Roman"/>
          <w:sz w:val="28"/>
          <w:szCs w:val="28"/>
        </w:rPr>
        <w:t xml:space="preserve"> — это комплекс программных, технических, информационных, организационно-технологических средств и действий квалифицированного персонала, предназначенный для решения задач подготовки и обучения персонала.</w:t>
      </w:r>
    </w:p>
    <w:p w14:paraId="1B0C6AFB" w14:textId="7E09C461" w:rsidR="00037EFE" w:rsidRDefault="00037EFE" w:rsidP="00037EFE">
      <w:pPr>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Задача подбора </w:t>
      </w:r>
      <w:r w:rsidRPr="00037EFE">
        <w:rPr>
          <w:rStyle w:val="keyword"/>
          <w:rFonts w:ascii="Times New Roman" w:hAnsi="Times New Roman" w:cs="Times New Roman"/>
          <w:iCs/>
          <w:sz w:val="28"/>
          <w:szCs w:val="28"/>
          <w:shd w:val="clear" w:color="auto" w:fill="FFFFFF"/>
        </w:rPr>
        <w:t>обучающих материалов</w:t>
      </w:r>
      <w:r>
        <w:rPr>
          <w:rStyle w:val="keyword"/>
          <w:rFonts w:ascii="Times New Roman" w:hAnsi="Times New Roman" w:cs="Times New Roman"/>
          <w:iCs/>
          <w:sz w:val="28"/>
          <w:szCs w:val="28"/>
          <w:shd w:val="clear" w:color="auto" w:fill="FFFFFF"/>
        </w:rPr>
        <w:t xml:space="preserve"> – обеспечить их оптимальное использование для достижения конечной цели – быстрый и качественный подбор необходимых материалов в соответствии с необходимой областью.</w:t>
      </w:r>
      <w:r>
        <w:rPr>
          <w:rFonts w:ascii="Times New Roman" w:hAnsi="Times New Roman" w:cs="Times New Roman"/>
          <w:iCs/>
          <w:sz w:val="28"/>
          <w:szCs w:val="28"/>
          <w:shd w:val="clear" w:color="auto" w:fill="FFFFFF"/>
        </w:rPr>
        <w:t xml:space="preserve"> </w:t>
      </w:r>
      <w:r>
        <w:rPr>
          <w:rStyle w:val="keyword"/>
          <w:rFonts w:ascii="Times New Roman" w:hAnsi="Times New Roman" w:cs="Times New Roman"/>
          <w:iCs/>
          <w:sz w:val="28"/>
          <w:szCs w:val="28"/>
          <w:shd w:val="clear" w:color="auto" w:fill="FFFFFF"/>
        </w:rPr>
        <w:t>Значимость данных процессов столь велика, что самые совершенные программные средства не могут быть применены без надлежащей серьезной предварительной работы руководителя и/или менеджера проекта.</w:t>
      </w:r>
    </w:p>
    <w:p w14:paraId="118BBAA4" w14:textId="48840ED3" w:rsidR="00B92414" w:rsidRDefault="00B92414" w:rsidP="00B92414">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Качественно подготовленные и обученные сотрудники оказывают влияние практически на все основные параметры проекта (стоимость, сроки, качество) и вообще определяют возможность или невозможность его выполнения. Поэтому быстрый подбор обучающих материалов в той или иной </w:t>
      </w:r>
      <w:r>
        <w:rPr>
          <w:rFonts w:ascii="Times New Roman" w:hAnsi="Times New Roman" w:cs="Times New Roman"/>
          <w:sz w:val="28"/>
          <w:szCs w:val="28"/>
        </w:rPr>
        <w:lastRenderedPageBreak/>
        <w:t>форме необходим для разумного планирования графика подготовки к проекту или повтора тем, что давно не всплывали в работе, а также расширения области знаний и присутствует в большинстве проектов</w:t>
      </w:r>
      <w:r w:rsidR="00ED779F" w:rsidRPr="00ED779F">
        <w:rPr>
          <w:rFonts w:ascii="Times New Roman" w:hAnsi="Times New Roman" w:cs="Times New Roman"/>
          <w:sz w:val="28"/>
          <w:szCs w:val="28"/>
        </w:rPr>
        <w:t>[8]</w:t>
      </w:r>
      <w:r>
        <w:rPr>
          <w:rFonts w:ascii="Times New Roman" w:hAnsi="Times New Roman" w:cs="Times New Roman"/>
          <w:sz w:val="28"/>
          <w:szCs w:val="28"/>
        </w:rPr>
        <w:t>.</w:t>
      </w:r>
    </w:p>
    <w:p w14:paraId="04BB61D4" w14:textId="3660CB55" w:rsidR="00B92414" w:rsidRDefault="00B92414" w:rsidP="00B92414">
      <w:pPr>
        <w:widowControl w:val="0"/>
        <w:spacing w:after="0"/>
        <w:ind w:firstLine="709"/>
        <w:jc w:val="both"/>
        <w:rPr>
          <w:rFonts w:ascii="Roboto-Regular" w:hAnsi="Roboto-Regular"/>
          <w:color w:val="000000"/>
          <w:sz w:val="23"/>
          <w:szCs w:val="23"/>
          <w:shd w:val="clear" w:color="auto" w:fill="FFFFFF"/>
        </w:rPr>
      </w:pPr>
      <w:r>
        <w:rPr>
          <w:rStyle w:val="keyword"/>
          <w:rFonts w:ascii="Times New Roman" w:hAnsi="Times New Roman" w:cs="Times New Roman"/>
          <w:iCs/>
          <w:color w:val="000000" w:themeColor="text1"/>
          <w:sz w:val="28"/>
          <w:szCs w:val="28"/>
        </w:rPr>
        <w:t>Изучение имеющихся обучающих материалов и их взаимосвязей, в процессе реализации проекта, и возможностей по оптимальному их использованию является очень</w:t>
      </w:r>
      <w:r>
        <w:rPr>
          <w:rFonts w:ascii="Roboto-Regular" w:hAnsi="Roboto-Regular"/>
          <w:color w:val="000000"/>
          <w:sz w:val="23"/>
          <w:szCs w:val="23"/>
          <w:shd w:val="clear" w:color="auto" w:fill="FFFFFF"/>
        </w:rPr>
        <w:t xml:space="preserve"> </w:t>
      </w:r>
      <w:r>
        <w:rPr>
          <w:rStyle w:val="keyword"/>
          <w:rFonts w:ascii="Times New Roman" w:hAnsi="Times New Roman" w:cs="Times New Roman"/>
          <w:iCs/>
          <w:color w:val="000000" w:themeColor="text1"/>
          <w:sz w:val="28"/>
          <w:szCs w:val="28"/>
        </w:rPr>
        <w:t>актуальным и проблемным исследованием, что и послужило основой при выборе темы дипломного проекта.</w:t>
      </w:r>
    </w:p>
    <w:p w14:paraId="5F868CF6" w14:textId="13ACD2C0" w:rsidR="00B92414" w:rsidRDefault="00B92414" w:rsidP="00B92414">
      <w:pPr>
        <w:widowControl w:val="0"/>
        <w:spacing w:after="0"/>
        <w:ind w:firstLine="709"/>
        <w:jc w:val="both"/>
        <w:rPr>
          <w:rStyle w:val="keyword"/>
          <w:rFonts w:ascii="Times New Roman" w:hAnsi="Times New Roman" w:cs="Times New Roman"/>
          <w:iCs/>
          <w:color w:val="000000" w:themeColor="text1"/>
          <w:sz w:val="28"/>
          <w:szCs w:val="28"/>
          <w:shd w:val="clear" w:color="auto" w:fill="FFFFFF"/>
        </w:rPr>
      </w:pPr>
      <w:r>
        <w:rPr>
          <w:rStyle w:val="keyword"/>
          <w:rFonts w:ascii="Times New Roman" w:hAnsi="Times New Roman" w:cs="Times New Roman"/>
          <w:iCs/>
          <w:color w:val="000000" w:themeColor="text1"/>
          <w:sz w:val="28"/>
          <w:szCs w:val="28"/>
          <w:shd w:val="clear" w:color="auto" w:fill="FFFFFF"/>
        </w:rPr>
        <w:t>Необходимость использования</w:t>
      </w:r>
      <w:r w:rsidR="003A0857">
        <w:rPr>
          <w:rStyle w:val="keyword"/>
          <w:rFonts w:ascii="Times New Roman" w:hAnsi="Times New Roman" w:cs="Times New Roman"/>
          <w:iCs/>
          <w:color w:val="000000" w:themeColor="text1"/>
          <w:sz w:val="28"/>
          <w:szCs w:val="28"/>
          <w:shd w:val="clear" w:color="auto" w:fill="FFFFFF"/>
        </w:rPr>
        <w:t xml:space="preserve"> </w:t>
      </w:r>
      <w:r w:rsidR="003A0857" w:rsidRPr="003A0857">
        <w:rPr>
          <w:rStyle w:val="keyword"/>
          <w:rFonts w:ascii="Times New Roman" w:hAnsi="Times New Roman" w:cs="Times New Roman"/>
          <w:iCs/>
          <w:color w:val="000000" w:themeColor="text1"/>
          <w:sz w:val="28"/>
          <w:szCs w:val="28"/>
          <w:shd w:val="clear" w:color="auto" w:fill="FFFFFF"/>
        </w:rPr>
        <w:t>систем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обусловлена современными тенденциями развития экономики</w:t>
      </w:r>
      <w:r w:rsidR="003A0857">
        <w:rPr>
          <w:rStyle w:val="keyword"/>
          <w:rFonts w:ascii="Times New Roman" w:hAnsi="Times New Roman" w:cs="Times New Roman"/>
          <w:iCs/>
          <w:color w:val="000000" w:themeColor="text1"/>
          <w:sz w:val="28"/>
          <w:szCs w:val="28"/>
          <w:shd w:val="clear" w:color="auto" w:fill="FFFFFF"/>
        </w:rPr>
        <w:t xml:space="preserve"> и технологий</w:t>
      </w:r>
      <w:r>
        <w:rPr>
          <w:rStyle w:val="keyword"/>
          <w:rFonts w:ascii="Times New Roman" w:hAnsi="Times New Roman" w:cs="Times New Roman"/>
          <w:iCs/>
          <w:color w:val="000000" w:themeColor="text1"/>
          <w:sz w:val="28"/>
          <w:szCs w:val="28"/>
          <w:shd w:val="clear" w:color="auto" w:fill="FFFFFF"/>
        </w:rPr>
        <w:t>. Современная политика направлена на финансирование проектов, реализуемых в минимальные сроки и способных принести максимальную прибыль</w:t>
      </w:r>
      <w:r w:rsidR="003A0857">
        <w:rPr>
          <w:rStyle w:val="keyword"/>
          <w:rFonts w:ascii="Times New Roman" w:hAnsi="Times New Roman" w:cs="Times New Roman"/>
          <w:iCs/>
          <w:color w:val="000000" w:themeColor="text1"/>
          <w:sz w:val="28"/>
          <w:szCs w:val="28"/>
          <w:shd w:val="clear" w:color="auto" w:fill="FFFFFF"/>
        </w:rPr>
        <w:t xml:space="preserve">, которые обычно выполняются </w:t>
      </w:r>
      <w:proofErr w:type="spellStart"/>
      <w:r w:rsidR="003A0857">
        <w:rPr>
          <w:rStyle w:val="keyword"/>
          <w:rFonts w:ascii="Times New Roman" w:hAnsi="Times New Roman" w:cs="Times New Roman"/>
          <w:iCs/>
          <w:color w:val="000000" w:themeColor="text1"/>
          <w:sz w:val="28"/>
          <w:szCs w:val="28"/>
          <w:shd w:val="clear" w:color="auto" w:fill="FFFFFF"/>
        </w:rPr>
        <w:t>высоквалифицированными</w:t>
      </w:r>
      <w:proofErr w:type="spellEnd"/>
      <w:r w:rsidR="003A0857">
        <w:rPr>
          <w:rStyle w:val="keyword"/>
          <w:rFonts w:ascii="Times New Roman" w:hAnsi="Times New Roman" w:cs="Times New Roman"/>
          <w:iCs/>
          <w:color w:val="000000" w:themeColor="text1"/>
          <w:sz w:val="28"/>
          <w:szCs w:val="28"/>
          <w:shd w:val="clear" w:color="auto" w:fill="FFFFFF"/>
        </w:rPr>
        <w:t xml:space="preserve"> специалистами, которых нужно еще подготовить и обучить</w:t>
      </w:r>
      <w:r>
        <w:rPr>
          <w:rStyle w:val="keyword"/>
          <w:rFonts w:ascii="Times New Roman" w:hAnsi="Times New Roman" w:cs="Times New Roman"/>
          <w:iCs/>
          <w:color w:val="000000" w:themeColor="text1"/>
          <w:sz w:val="28"/>
          <w:szCs w:val="28"/>
          <w:shd w:val="clear" w:color="auto" w:fill="FFFFFF"/>
        </w:rPr>
        <w:t xml:space="preserve">. Поэтому </w:t>
      </w:r>
      <w:r w:rsidR="003A0857">
        <w:rPr>
          <w:rStyle w:val="keyword"/>
          <w:rFonts w:ascii="Times New Roman" w:hAnsi="Times New Roman" w:cs="Times New Roman"/>
          <w:iCs/>
          <w:color w:val="000000" w:themeColor="text1"/>
          <w:sz w:val="28"/>
          <w:szCs w:val="28"/>
          <w:shd w:val="clear" w:color="auto" w:fill="FFFFFF"/>
        </w:rPr>
        <w:t>а</w:t>
      </w:r>
      <w:r w:rsidR="003A0857" w:rsidRPr="003A0857">
        <w:rPr>
          <w:rStyle w:val="keyword"/>
          <w:rFonts w:ascii="Times New Roman" w:hAnsi="Times New Roman" w:cs="Times New Roman"/>
          <w:iCs/>
          <w:color w:val="000000" w:themeColor="text1"/>
          <w:sz w:val="28"/>
          <w:szCs w:val="28"/>
          <w:shd w:val="clear" w:color="auto" w:fill="FFFFFF"/>
        </w:rPr>
        <w:t>втоматизированн</w:t>
      </w:r>
      <w:r w:rsidR="003A0857">
        <w:rPr>
          <w:rStyle w:val="keyword"/>
          <w:rFonts w:ascii="Times New Roman" w:hAnsi="Times New Roman" w:cs="Times New Roman"/>
          <w:iCs/>
          <w:color w:val="000000" w:themeColor="text1"/>
          <w:sz w:val="28"/>
          <w:szCs w:val="28"/>
          <w:shd w:val="clear" w:color="auto" w:fill="FFFFFF"/>
        </w:rPr>
        <w:t>ые</w:t>
      </w:r>
      <w:r w:rsidR="003A0857" w:rsidRPr="003A0857">
        <w:rPr>
          <w:rStyle w:val="keyword"/>
          <w:rFonts w:ascii="Times New Roman" w:hAnsi="Times New Roman" w:cs="Times New Roman"/>
          <w:iCs/>
          <w:color w:val="000000" w:themeColor="text1"/>
          <w:sz w:val="28"/>
          <w:szCs w:val="28"/>
          <w:shd w:val="clear" w:color="auto" w:fill="FFFFFF"/>
        </w:rPr>
        <w:t xml:space="preserve"> систем</w:t>
      </w:r>
      <w:r w:rsidR="003A0857">
        <w:rPr>
          <w:rStyle w:val="keyword"/>
          <w:rFonts w:ascii="Times New Roman" w:hAnsi="Times New Roman" w:cs="Times New Roman"/>
          <w:iCs/>
          <w:color w:val="000000" w:themeColor="text1"/>
          <w:sz w:val="28"/>
          <w:szCs w:val="28"/>
          <w:shd w:val="clear" w:color="auto" w:fill="FFFFFF"/>
        </w:rPr>
        <w:t>ы</w:t>
      </w:r>
      <w:r w:rsidR="003A0857" w:rsidRPr="003A0857">
        <w:rPr>
          <w:rStyle w:val="keyword"/>
          <w:rFonts w:ascii="Times New Roman" w:hAnsi="Times New Roman" w:cs="Times New Roman"/>
          <w:iCs/>
          <w:color w:val="000000" w:themeColor="text1"/>
          <w:sz w:val="28"/>
          <w:szCs w:val="28"/>
          <w:shd w:val="clear" w:color="auto" w:fill="FFFFFF"/>
        </w:rPr>
        <w:t xml:space="preserve">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становится проверенным инструментом </w:t>
      </w:r>
      <w:r w:rsidR="003A0857">
        <w:rPr>
          <w:rStyle w:val="keyword"/>
          <w:rFonts w:ascii="Times New Roman" w:hAnsi="Times New Roman" w:cs="Times New Roman"/>
          <w:iCs/>
          <w:color w:val="000000" w:themeColor="text1"/>
          <w:sz w:val="28"/>
          <w:szCs w:val="28"/>
          <w:shd w:val="clear" w:color="auto" w:fill="FFFFFF"/>
        </w:rPr>
        <w:t xml:space="preserve">для подготовки </w:t>
      </w:r>
      <w:r>
        <w:rPr>
          <w:rStyle w:val="keyword"/>
          <w:rFonts w:ascii="Times New Roman" w:hAnsi="Times New Roman" w:cs="Times New Roman"/>
          <w:iCs/>
          <w:color w:val="000000" w:themeColor="text1"/>
          <w:sz w:val="28"/>
          <w:szCs w:val="28"/>
          <w:shd w:val="clear" w:color="auto" w:fill="FFFFFF"/>
        </w:rPr>
        <w:t xml:space="preserve">любых </w:t>
      </w:r>
      <w:r w:rsidR="003A0857">
        <w:rPr>
          <w:rStyle w:val="keyword"/>
          <w:rFonts w:ascii="Times New Roman" w:hAnsi="Times New Roman" w:cs="Times New Roman"/>
          <w:iCs/>
          <w:color w:val="000000" w:themeColor="text1"/>
          <w:sz w:val="28"/>
          <w:szCs w:val="28"/>
          <w:shd w:val="clear" w:color="auto" w:fill="FFFFFF"/>
        </w:rPr>
        <w:t>специалистов</w:t>
      </w:r>
      <w:r>
        <w:rPr>
          <w:rStyle w:val="keyword"/>
          <w:rFonts w:ascii="Times New Roman" w:hAnsi="Times New Roman" w:cs="Times New Roman"/>
          <w:iCs/>
          <w:color w:val="000000" w:themeColor="text1"/>
          <w:sz w:val="28"/>
          <w:szCs w:val="28"/>
          <w:shd w:val="clear" w:color="auto" w:fill="FFFFFF"/>
        </w:rPr>
        <w:t xml:space="preserve"> необходимого качества, в установленные сроки, в рамках принятого бюджета.</w:t>
      </w:r>
      <w:r>
        <w:rPr>
          <w:rFonts w:ascii="Arial" w:hAnsi="Arial" w:cs="Arial"/>
          <w:color w:val="000000"/>
          <w:sz w:val="17"/>
          <w:szCs w:val="17"/>
          <w:shd w:val="clear" w:color="auto" w:fill="FFFFFF"/>
        </w:rPr>
        <w:t xml:space="preserve"> </w:t>
      </w:r>
      <w:r>
        <w:rPr>
          <w:rStyle w:val="keyword"/>
          <w:rFonts w:ascii="Times New Roman" w:hAnsi="Times New Roman" w:cs="Times New Roman"/>
          <w:iCs/>
          <w:color w:val="000000" w:themeColor="text1"/>
          <w:sz w:val="28"/>
          <w:szCs w:val="28"/>
        </w:rPr>
        <w:t>От темпов и эффективности перехода к нов</w:t>
      </w:r>
      <w:r w:rsidR="003A0857">
        <w:rPr>
          <w:rStyle w:val="keyword"/>
          <w:rFonts w:ascii="Times New Roman" w:hAnsi="Times New Roman" w:cs="Times New Roman"/>
          <w:iCs/>
          <w:color w:val="000000" w:themeColor="text1"/>
          <w:sz w:val="28"/>
          <w:szCs w:val="28"/>
        </w:rPr>
        <w:t>ым</w:t>
      </w:r>
      <w:r>
        <w:rPr>
          <w:rStyle w:val="keyword"/>
          <w:rFonts w:ascii="Times New Roman" w:hAnsi="Times New Roman" w:cs="Times New Roman"/>
          <w:iCs/>
          <w:color w:val="000000" w:themeColor="text1"/>
          <w:sz w:val="28"/>
          <w:szCs w:val="28"/>
        </w:rPr>
        <w:t xml:space="preserve"> </w:t>
      </w:r>
      <w:r w:rsidR="003A0857">
        <w:rPr>
          <w:rStyle w:val="keyword"/>
          <w:rFonts w:ascii="Times New Roman" w:hAnsi="Times New Roman" w:cs="Times New Roman"/>
          <w:iCs/>
          <w:color w:val="000000" w:themeColor="text1"/>
          <w:sz w:val="28"/>
          <w:szCs w:val="28"/>
        </w:rPr>
        <w:t>технологиям сотрудников,</w:t>
      </w:r>
      <w:r>
        <w:rPr>
          <w:rStyle w:val="keyword"/>
          <w:rFonts w:ascii="Times New Roman" w:hAnsi="Times New Roman" w:cs="Times New Roman"/>
          <w:iCs/>
          <w:color w:val="000000" w:themeColor="text1"/>
          <w:sz w:val="28"/>
          <w:szCs w:val="28"/>
        </w:rPr>
        <w:t xml:space="preserve"> от того, насколько успешно происходит формирование новой культуры </w:t>
      </w:r>
      <w:r w:rsidR="003A0857">
        <w:rPr>
          <w:rStyle w:val="keyword"/>
          <w:rFonts w:ascii="Times New Roman" w:hAnsi="Times New Roman" w:cs="Times New Roman"/>
          <w:iCs/>
          <w:color w:val="000000" w:themeColor="text1"/>
          <w:sz w:val="28"/>
          <w:szCs w:val="28"/>
        </w:rPr>
        <w:t>обучения</w:t>
      </w:r>
      <w:r>
        <w:rPr>
          <w:rStyle w:val="keyword"/>
          <w:rFonts w:ascii="Times New Roman" w:hAnsi="Times New Roman" w:cs="Times New Roman"/>
          <w:iCs/>
          <w:color w:val="000000" w:themeColor="text1"/>
          <w:sz w:val="28"/>
          <w:szCs w:val="28"/>
        </w:rPr>
        <w:t>, зависит, таким образом, успешность решения обществом важнейших экономических и социальных задач.</w:t>
      </w:r>
      <w:r>
        <w:rPr>
          <w:rStyle w:val="apple-converted-space"/>
          <w:rFonts w:ascii="Arial" w:hAnsi="Arial" w:cs="Arial"/>
          <w:color w:val="000000"/>
          <w:sz w:val="17"/>
          <w:szCs w:val="17"/>
          <w:shd w:val="clear" w:color="auto" w:fill="FFFFFF"/>
        </w:rPr>
        <w:t> </w:t>
      </w:r>
    </w:p>
    <w:p w14:paraId="1470BA89" w14:textId="7EB6F14D"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Исходя из этого, объектом исследования дипломного проекта является процесс подбора обучающих материалов в </w:t>
      </w:r>
      <w:r>
        <w:rPr>
          <w:rStyle w:val="keyword"/>
          <w:rFonts w:ascii="Times New Roman" w:hAnsi="Times New Roman" w:cs="Times New Roman"/>
          <w:iCs/>
          <w:sz w:val="28"/>
          <w:szCs w:val="28"/>
          <w:shd w:val="clear" w:color="auto" w:fill="FFFFFF"/>
          <w:lang w:val="en-US"/>
        </w:rPr>
        <w:t>IT</w:t>
      </w:r>
      <w:r>
        <w:rPr>
          <w:rStyle w:val="keyword"/>
          <w:rFonts w:ascii="Times New Roman" w:hAnsi="Times New Roman" w:cs="Times New Roman"/>
          <w:iCs/>
          <w:sz w:val="28"/>
          <w:szCs w:val="28"/>
          <w:shd w:val="clear" w:color="auto" w:fill="FFFFFF"/>
        </w:rPr>
        <w:t xml:space="preserve"> проекте. </w:t>
      </w:r>
    </w:p>
    <w:p w14:paraId="3FADA14C" w14:textId="3599EB8C"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Предмет исследования – инструментальные средства </w:t>
      </w:r>
      <w:r w:rsidRPr="003A0857">
        <w:rPr>
          <w:rStyle w:val="keyword"/>
          <w:rFonts w:ascii="Times New Roman" w:hAnsi="Times New Roman" w:cs="Times New Roman"/>
          <w:iCs/>
          <w:sz w:val="28"/>
          <w:szCs w:val="28"/>
          <w:shd w:val="clear" w:color="auto" w:fill="FFFFFF"/>
        </w:rPr>
        <w:t>подбора и хранения обучающих материалов</w:t>
      </w:r>
      <w:r>
        <w:rPr>
          <w:rStyle w:val="keyword"/>
          <w:rFonts w:ascii="Times New Roman" w:hAnsi="Times New Roman" w:cs="Times New Roman"/>
          <w:iCs/>
          <w:sz w:val="28"/>
          <w:szCs w:val="28"/>
          <w:shd w:val="clear" w:color="auto" w:fill="FFFFFF"/>
        </w:rPr>
        <w:t>, которые позволят эффективно организовать обучение сотрудников.</w:t>
      </w:r>
    </w:p>
    <w:p w14:paraId="675E2360" w14:textId="77777777" w:rsidR="0095401B" w:rsidRDefault="003A0857" w:rsidP="0095401B">
      <w:pPr>
        <w:pStyle w:val="af"/>
        <w:rPr>
          <w:szCs w:val="28"/>
        </w:rPr>
      </w:pPr>
      <w:r w:rsidRPr="003A0857">
        <w:rPr>
          <w:szCs w:val="28"/>
        </w:rPr>
        <w:t xml:space="preserve">Целью данного проекта является упростить процесс </w:t>
      </w:r>
      <w:r>
        <w:rPr>
          <w:szCs w:val="28"/>
        </w:rPr>
        <w:t>подбора обучающих материалов</w:t>
      </w:r>
      <w:r w:rsidRPr="003A0857">
        <w:rPr>
          <w:szCs w:val="28"/>
        </w:rPr>
        <w:t xml:space="preserve"> и сократить трудозатраты, связанные с ним, для </w:t>
      </w:r>
      <w:r>
        <w:rPr>
          <w:szCs w:val="28"/>
        </w:rPr>
        <w:t>сотрудника</w:t>
      </w:r>
      <w:r w:rsidRPr="003A0857">
        <w:rPr>
          <w:szCs w:val="28"/>
        </w:rPr>
        <w:t xml:space="preserve"> посредством упрощения количества действий необходимых для </w:t>
      </w:r>
      <w:r w:rsidR="0095401B">
        <w:rPr>
          <w:szCs w:val="28"/>
        </w:rPr>
        <w:t>изучения</w:t>
      </w:r>
      <w:r w:rsidRPr="003A0857">
        <w:rPr>
          <w:szCs w:val="28"/>
        </w:rPr>
        <w:t xml:space="preserve">, а также что не маловажно выбрать себе </w:t>
      </w:r>
      <w:r w:rsidR="0095401B">
        <w:rPr>
          <w:szCs w:val="28"/>
        </w:rPr>
        <w:t xml:space="preserve">тот самый </w:t>
      </w:r>
      <w:proofErr w:type="spellStart"/>
      <w:r w:rsidR="0095401B">
        <w:rPr>
          <w:szCs w:val="28"/>
        </w:rPr>
        <w:t>гайд</w:t>
      </w:r>
      <w:proofErr w:type="spellEnd"/>
      <w:r w:rsidR="0095401B">
        <w:rPr>
          <w:szCs w:val="28"/>
        </w:rPr>
        <w:t>, что ответит на все вопросы в текущей ситуации</w:t>
      </w:r>
      <w:r w:rsidRPr="003A0857">
        <w:rPr>
          <w:szCs w:val="28"/>
        </w:rPr>
        <w:t xml:space="preserve">. </w:t>
      </w:r>
      <w:bookmarkStart w:id="3" w:name="_Toc500717364"/>
    </w:p>
    <w:p w14:paraId="37FE0ECF" w14:textId="1FE85E12" w:rsidR="003A0857" w:rsidRPr="0095401B" w:rsidRDefault="0095401B" w:rsidP="0095401B">
      <w:pPr>
        <w:pStyle w:val="af"/>
        <w:rPr>
          <w:color w:val="000000" w:themeColor="text1"/>
          <w:szCs w:val="28"/>
        </w:rPr>
      </w:pPr>
      <w:r w:rsidRPr="000C3511">
        <w:rPr>
          <w:szCs w:val="28"/>
        </w:rPr>
        <w:lastRenderedPageBreak/>
        <w:t xml:space="preserve">Чтобы автоматизировать данный </w:t>
      </w:r>
      <w:r>
        <w:rPr>
          <w:szCs w:val="28"/>
        </w:rPr>
        <w:t>процесс</w:t>
      </w:r>
      <w:r w:rsidRPr="000C3511">
        <w:rPr>
          <w:szCs w:val="28"/>
        </w:rPr>
        <w:t xml:space="preserve"> произведена разработка </w:t>
      </w:r>
      <w:r w:rsidRPr="0095401B">
        <w:rPr>
          <w:szCs w:val="28"/>
        </w:rPr>
        <w:t>Автоматизированн</w:t>
      </w:r>
      <w:r>
        <w:rPr>
          <w:szCs w:val="28"/>
        </w:rPr>
        <w:t>ой</w:t>
      </w:r>
      <w:r w:rsidRPr="0095401B">
        <w:rPr>
          <w:szCs w:val="28"/>
        </w:rPr>
        <w:t xml:space="preserve"> систем</w:t>
      </w:r>
      <w:r>
        <w:rPr>
          <w:szCs w:val="28"/>
        </w:rPr>
        <w:t>ы</w:t>
      </w:r>
      <w:r w:rsidRPr="0095401B">
        <w:rPr>
          <w:szCs w:val="28"/>
        </w:rPr>
        <w:t xml:space="preserve"> подбора и хранения обучающих материалов на основе </w:t>
      </w:r>
      <w:proofErr w:type="spellStart"/>
      <w:r w:rsidRPr="0095401B">
        <w:rPr>
          <w:szCs w:val="28"/>
        </w:rPr>
        <w:t>web</w:t>
      </w:r>
      <w:proofErr w:type="spellEnd"/>
      <w:r w:rsidRPr="0095401B">
        <w:rPr>
          <w:szCs w:val="28"/>
        </w:rPr>
        <w:t>-технологий</w:t>
      </w:r>
      <w:r w:rsidRPr="000C3511">
        <w:rPr>
          <w:szCs w:val="28"/>
        </w:rPr>
        <w:t xml:space="preserve">, </w:t>
      </w:r>
      <w:r>
        <w:rPr>
          <w:szCs w:val="28"/>
        </w:rPr>
        <w:t>предоставляющие удобные инструмента поиска, сортировки и многое другое, что существенно сократит сроки разработки IT проектов и снизит их себестоимость</w:t>
      </w:r>
      <w:r w:rsidRPr="000C3511">
        <w:rPr>
          <w:szCs w:val="28"/>
        </w:rPr>
        <w:t>.</w:t>
      </w:r>
      <w:bookmarkEnd w:id="3"/>
    </w:p>
    <w:p w14:paraId="79440DB5" w14:textId="690D22D4" w:rsidR="003A0857" w:rsidRDefault="003A0857" w:rsidP="003A0857">
      <w:pPr>
        <w:spacing w:after="0"/>
        <w:ind w:firstLine="709"/>
        <w:jc w:val="both"/>
        <w:rPr>
          <w:rFonts w:ascii="Times New Roman" w:hAnsi="Times New Roman" w:cs="Times New Roman"/>
          <w:sz w:val="28"/>
          <w:szCs w:val="28"/>
        </w:rPr>
      </w:pPr>
      <w:r>
        <w:rPr>
          <w:rFonts w:ascii="Times New Roman" w:hAnsi="Times New Roman" w:cs="Times New Roman"/>
          <w:sz w:val="28"/>
          <w:szCs w:val="28"/>
        </w:rPr>
        <w:t>Задачами, которые приведут к исполнению данной цели, являются:</w:t>
      </w:r>
    </w:p>
    <w:p w14:paraId="08E2F999" w14:textId="2521F8B5"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изучить</w:t>
      </w:r>
      <w:r w:rsidRPr="00AB0627">
        <w:rPr>
          <w:rFonts w:ascii="Times New Roman" w:eastAsia="Times New Roman" w:hAnsi="Times New Roman" w:cs="Times New Roman"/>
          <w:sz w:val="28"/>
          <w:szCs w:val="28"/>
          <w:lang w:eastAsia="ru-RU"/>
        </w:rPr>
        <w:t xml:space="preserve"> предметную область</w:t>
      </w:r>
      <w:r w:rsidRPr="00AB0627">
        <w:rPr>
          <w:rFonts w:ascii="Times New Roman" w:eastAsia="Times New Roman" w:hAnsi="Times New Roman" w:cs="Times New Roman"/>
          <w:b/>
          <w:sz w:val="28"/>
          <w:szCs w:val="28"/>
          <w:lang w:eastAsia="ru-RU"/>
        </w:rPr>
        <w:t xml:space="preserve"> </w:t>
      </w:r>
      <w:r w:rsidRPr="00AB17A0">
        <w:rPr>
          <w:rFonts w:ascii="Times New Roman" w:hAnsi="Times New Roman" w:cs="Times New Roman"/>
          <w:sz w:val="28"/>
          <w:szCs w:val="24"/>
        </w:rPr>
        <w:t xml:space="preserve">подбора и </w:t>
      </w:r>
      <w:r w:rsidR="0095401B">
        <w:rPr>
          <w:rFonts w:ascii="Times New Roman" w:hAnsi="Times New Roman" w:cs="Times New Roman"/>
          <w:sz w:val="28"/>
          <w:szCs w:val="24"/>
        </w:rPr>
        <w:t>хранения</w:t>
      </w:r>
      <w:r w:rsidRPr="00AB17A0">
        <w:rPr>
          <w:rFonts w:ascii="Times New Roman" w:hAnsi="Times New Roman" w:cs="Times New Roman"/>
          <w:sz w:val="28"/>
          <w:szCs w:val="24"/>
        </w:rPr>
        <w:t xml:space="preserve"> </w:t>
      </w:r>
      <w:r w:rsidR="0095401B">
        <w:rPr>
          <w:rFonts w:ascii="Times New Roman" w:hAnsi="Times New Roman" w:cs="Times New Roman"/>
          <w:sz w:val="28"/>
          <w:szCs w:val="24"/>
        </w:rPr>
        <w:t>обучающих материалов</w:t>
      </w:r>
      <w:r w:rsidRPr="00AB0627">
        <w:rPr>
          <w:rFonts w:ascii="Times New Roman" w:eastAsia="Times New Roman" w:hAnsi="Times New Roman" w:cs="Times New Roman"/>
          <w:sz w:val="28"/>
          <w:szCs w:val="28"/>
          <w:lang w:eastAsia="ru-RU"/>
        </w:rPr>
        <w:t xml:space="preserve"> и разработать модель</w:t>
      </w:r>
      <w:r w:rsidRPr="00AB0627">
        <w:rPr>
          <w:rFonts w:ascii="Times New Roman" w:eastAsia="Times New Roman" w:hAnsi="Times New Roman" w:cs="Times New Roman"/>
          <w:b/>
          <w:sz w:val="28"/>
          <w:szCs w:val="28"/>
          <w:lang w:eastAsia="ru-RU"/>
        </w:rPr>
        <w:t xml:space="preserve">, </w:t>
      </w:r>
      <w:r w:rsidRPr="00AB0627">
        <w:rPr>
          <w:rFonts w:ascii="Times New Roman" w:eastAsia="Times New Roman" w:hAnsi="Times New Roman" w:cs="Times New Roman"/>
          <w:sz w:val="28"/>
          <w:szCs w:val="28"/>
          <w:lang w:eastAsia="ru-RU"/>
        </w:rPr>
        <w:t xml:space="preserve">отражающую бизнес-процесс на предприятии; </w:t>
      </w:r>
    </w:p>
    <w:p w14:paraId="068E09EC"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постановку задачи на разработку программного приложения;</w:t>
      </w:r>
    </w:p>
    <w:p w14:paraId="121F6413"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 xml:space="preserve">выполнить проектирование программного приложения, используя диаграммы на языке </w:t>
      </w:r>
      <w:r w:rsidRPr="00AB0627">
        <w:rPr>
          <w:rFonts w:ascii="Times New Roman" w:eastAsia="Times New Roman" w:hAnsi="Times New Roman" w:cs="Times New Roman"/>
          <w:sz w:val="28"/>
          <w:szCs w:val="28"/>
          <w:lang w:val="en-US" w:eastAsia="ru-RU"/>
        </w:rPr>
        <w:t>UML</w:t>
      </w:r>
      <w:r w:rsidRPr="00AB0627">
        <w:rPr>
          <w:rFonts w:ascii="Times New Roman" w:eastAsia="Times New Roman" w:hAnsi="Times New Roman" w:cs="Times New Roman"/>
          <w:sz w:val="28"/>
          <w:szCs w:val="28"/>
          <w:lang w:eastAsia="ru-RU"/>
        </w:rPr>
        <w:t>;</w:t>
      </w:r>
    </w:p>
    <w:p w14:paraId="594EEF5D"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алгоритм работы программного приложения;</w:t>
      </w:r>
    </w:p>
    <w:p w14:paraId="4441A10C"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выполнить реализацию программного средства;</w:t>
      </w:r>
    </w:p>
    <w:p w14:paraId="24CC102B" w14:textId="27E7ADFC" w:rsidR="0074785D"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предусмотреть исключительные ситуации и </w:t>
      </w:r>
      <w:r w:rsidRPr="00AB0627">
        <w:rPr>
          <w:rFonts w:ascii="Times New Roman" w:eastAsia="Times New Roman" w:hAnsi="Times New Roman" w:cs="Times New Roman"/>
          <w:sz w:val="28"/>
          <w:szCs w:val="28"/>
          <w:lang w:eastAsia="ru-RU"/>
        </w:rPr>
        <w:t>протестировать работу приложения на различных устройствах;</w:t>
      </w:r>
    </w:p>
    <w:p w14:paraId="2F3A1F02" w14:textId="77777777" w:rsidR="0095401B" w:rsidRPr="0095401B" w:rsidRDefault="0095401B" w:rsidP="0095401B">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95401B">
        <w:rPr>
          <w:rFonts w:ascii="Times New Roman" w:eastAsia="Times New Roman" w:hAnsi="Times New Roman" w:cs="Times New Roman"/>
          <w:sz w:val="28"/>
          <w:szCs w:val="28"/>
          <w:lang w:eastAsia="ru-RU"/>
        </w:rPr>
        <w:t>составление технико-экономического обоснования эффективности использования программного продукта;</w:t>
      </w:r>
    </w:p>
    <w:p w14:paraId="7E0A5B1C" w14:textId="21CD83C2" w:rsidR="0095401B" w:rsidRPr="0095401B" w:rsidRDefault="0095401B" w:rsidP="0095401B">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95401B">
        <w:rPr>
          <w:rFonts w:ascii="Times New Roman" w:eastAsia="Times New Roman" w:hAnsi="Times New Roman" w:cs="Times New Roman"/>
          <w:sz w:val="28"/>
          <w:szCs w:val="28"/>
          <w:lang w:eastAsia="ru-RU"/>
        </w:rPr>
        <w:t xml:space="preserve">создание </w:t>
      </w:r>
      <w:proofErr w:type="spellStart"/>
      <w:r w:rsidRPr="0095401B">
        <w:rPr>
          <w:rFonts w:ascii="Times New Roman" w:eastAsia="Times New Roman" w:hAnsi="Times New Roman" w:cs="Times New Roman"/>
          <w:sz w:val="28"/>
          <w:szCs w:val="28"/>
          <w:lang w:eastAsia="ru-RU"/>
        </w:rPr>
        <w:t>web</w:t>
      </w:r>
      <w:proofErr w:type="spellEnd"/>
      <w:r w:rsidRPr="0095401B">
        <w:rPr>
          <w:rFonts w:ascii="Times New Roman" w:eastAsia="Times New Roman" w:hAnsi="Times New Roman" w:cs="Times New Roman"/>
          <w:sz w:val="28"/>
          <w:szCs w:val="28"/>
          <w:lang w:eastAsia="ru-RU"/>
        </w:rPr>
        <w:t>-приложения, которое сможет функционировать в реальных условиях и будет соответствовать требованиям, предоставленной системе.</w:t>
      </w:r>
    </w:p>
    <w:p w14:paraId="43950E0C" w14:textId="1B837522" w:rsidR="0074785D"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руководство пользователю.</w:t>
      </w:r>
    </w:p>
    <w:p w14:paraId="1D315958" w14:textId="3681A21B" w:rsidR="009838D2" w:rsidRDefault="009838D2" w:rsidP="004F1BF9">
      <w:pPr>
        <w:pStyle w:val="af"/>
        <w:rPr>
          <w:szCs w:val="28"/>
        </w:rPr>
      </w:pPr>
      <w:r>
        <w:rPr>
          <w:szCs w:val="28"/>
        </w:rPr>
        <w:t>В первой главе будут рассмотрены различные подходы к хранению, распространению, и подходы к подбору обучающему контенту.</w:t>
      </w:r>
    </w:p>
    <w:p w14:paraId="3D91B70D" w14:textId="787827BA" w:rsidR="009838D2" w:rsidRDefault="009838D2" w:rsidP="004F1BF9">
      <w:pPr>
        <w:pStyle w:val="af"/>
        <w:rPr>
          <w:szCs w:val="28"/>
        </w:rPr>
      </w:pPr>
      <w:r>
        <w:rPr>
          <w:szCs w:val="28"/>
        </w:rPr>
        <w:t xml:space="preserve">Во второй главе будут рассмотрены задачи, проанализированы процессы подбора и хранения обучающих материалов, описана методология, </w:t>
      </w:r>
      <w:r w:rsidR="004F1BF9">
        <w:rPr>
          <w:szCs w:val="28"/>
        </w:rPr>
        <w:t xml:space="preserve">кроме того, приведены схемы </w:t>
      </w:r>
      <w:proofErr w:type="spellStart"/>
      <w:r w:rsidR="004F1BF9" w:rsidRPr="004F1BF9">
        <w:rPr>
          <w:szCs w:val="28"/>
        </w:rPr>
        <w:t>as-is</w:t>
      </w:r>
      <w:proofErr w:type="spellEnd"/>
      <w:r w:rsidR="004F1BF9" w:rsidRPr="004F1BF9">
        <w:rPr>
          <w:szCs w:val="28"/>
        </w:rPr>
        <w:t xml:space="preserve"> </w:t>
      </w:r>
      <w:r w:rsidR="004F1BF9">
        <w:rPr>
          <w:szCs w:val="28"/>
        </w:rPr>
        <w:t xml:space="preserve">и </w:t>
      </w:r>
      <w:proofErr w:type="spellStart"/>
      <w:r w:rsidR="004F1BF9" w:rsidRPr="004F1BF9">
        <w:rPr>
          <w:szCs w:val="28"/>
        </w:rPr>
        <w:t>to-be</w:t>
      </w:r>
      <w:proofErr w:type="spellEnd"/>
      <w:r w:rsidR="004F1BF9">
        <w:rPr>
          <w:szCs w:val="28"/>
        </w:rPr>
        <w:t xml:space="preserve"> в стандарте </w:t>
      </w:r>
      <w:r w:rsidR="004F1BF9" w:rsidRPr="004F1BF9">
        <w:rPr>
          <w:szCs w:val="28"/>
        </w:rPr>
        <w:t>idef-0</w:t>
      </w:r>
      <w:r>
        <w:rPr>
          <w:szCs w:val="28"/>
        </w:rPr>
        <w:t xml:space="preserve">, а также </w:t>
      </w:r>
      <w:r w:rsidR="004F1BF9">
        <w:rPr>
          <w:szCs w:val="28"/>
        </w:rPr>
        <w:t>обоснование необходимости внедрения разрабатываемой системы</w:t>
      </w:r>
      <w:r>
        <w:rPr>
          <w:szCs w:val="28"/>
        </w:rPr>
        <w:t>.</w:t>
      </w:r>
    </w:p>
    <w:p w14:paraId="73ED7C51" w14:textId="1379947B" w:rsidR="009838D2" w:rsidRPr="009838D2" w:rsidRDefault="009838D2" w:rsidP="004F1BF9">
      <w:pPr>
        <w:pStyle w:val="af"/>
        <w:rPr>
          <w:szCs w:val="28"/>
        </w:rPr>
      </w:pPr>
      <w:r>
        <w:rPr>
          <w:szCs w:val="28"/>
        </w:rPr>
        <w:lastRenderedPageBreak/>
        <w:t>В т</w:t>
      </w:r>
      <w:r w:rsidR="004F1BF9">
        <w:rPr>
          <w:szCs w:val="28"/>
        </w:rPr>
        <w:t xml:space="preserve">ретьей главе будут разобраны технические средства для решения поставленных задач, приведена спецификация вариантов использования системы, описаны алгоритмы и модели используемые для проектировки системы. В заключении будет описан интерфейс и руководство пользователя. </w:t>
      </w:r>
    </w:p>
    <w:p w14:paraId="77EF0475" w14:textId="04A14D21" w:rsidR="0095401B" w:rsidRDefault="0095401B">
      <w:pPr>
        <w:spacing w:after="160" w:line="259"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072F3EE1" w14:textId="43B26F62" w:rsidR="00695DDE" w:rsidRDefault="00695DDE" w:rsidP="00695DDE">
      <w:pPr>
        <w:pStyle w:val="1"/>
        <w:keepLines w:val="0"/>
        <w:numPr>
          <w:ilvl w:val="0"/>
          <w:numId w:val="4"/>
        </w:numPr>
        <w:tabs>
          <w:tab w:val="left" w:pos="7153"/>
        </w:tabs>
        <w:spacing w:before="0"/>
        <w:contextualSpacing/>
        <w:rPr>
          <w:rFonts w:ascii="Times New Roman" w:eastAsia="Times New Roman" w:hAnsi="Times New Roman" w:cs="Times New Roman"/>
          <w:color w:val="auto"/>
          <w:kern w:val="32"/>
          <w:lang w:eastAsia="ru-RU"/>
        </w:rPr>
      </w:pPr>
      <w:bookmarkStart w:id="4" w:name="_Toc70286221"/>
      <w:r w:rsidRPr="00695DDE">
        <w:rPr>
          <w:rFonts w:ascii="Times New Roman" w:eastAsia="Times New Roman" w:hAnsi="Times New Roman" w:cs="Times New Roman"/>
          <w:color w:val="auto"/>
          <w:kern w:val="32"/>
          <w:lang w:eastAsia="ru-RU"/>
        </w:rPr>
        <w:lastRenderedPageBreak/>
        <w:t>ПРИНЦИПЫ И ПОДХОДЫ К ХРАНЕНИЮ</w:t>
      </w:r>
      <w:r w:rsidR="009B7E6C">
        <w:rPr>
          <w:rFonts w:ascii="Times New Roman" w:eastAsia="Times New Roman" w:hAnsi="Times New Roman" w:cs="Times New Roman"/>
          <w:color w:val="auto"/>
          <w:kern w:val="32"/>
          <w:lang w:eastAsia="ru-RU"/>
        </w:rPr>
        <w:t>, ПОДБОРУ</w:t>
      </w:r>
      <w:r w:rsidRPr="00695DDE">
        <w:rPr>
          <w:rFonts w:ascii="Times New Roman" w:eastAsia="Times New Roman" w:hAnsi="Times New Roman" w:cs="Times New Roman"/>
          <w:color w:val="auto"/>
          <w:kern w:val="32"/>
          <w:lang w:eastAsia="ru-RU"/>
        </w:rPr>
        <w:t xml:space="preserve"> И </w:t>
      </w:r>
      <w:r>
        <w:rPr>
          <w:rFonts w:ascii="Times New Roman" w:eastAsia="Times New Roman" w:hAnsi="Times New Roman" w:cs="Times New Roman"/>
          <w:color w:val="auto"/>
          <w:kern w:val="32"/>
          <w:lang w:eastAsia="ru-RU"/>
        </w:rPr>
        <w:t>РАСПРОСТРАНЕНИЮ</w:t>
      </w:r>
      <w:r w:rsidRPr="00695DDE">
        <w:rPr>
          <w:rFonts w:ascii="Times New Roman" w:eastAsia="Times New Roman" w:hAnsi="Times New Roman" w:cs="Times New Roman"/>
          <w:color w:val="auto"/>
          <w:kern w:val="32"/>
          <w:lang w:eastAsia="ru-RU"/>
        </w:rPr>
        <w:t xml:space="preserve"> ОБУЧАЮЩЕГО КОНТЕНТА.</w:t>
      </w:r>
      <w:bookmarkEnd w:id="4"/>
    </w:p>
    <w:p w14:paraId="5E0C07F0" w14:textId="77777777" w:rsidR="00695DDE" w:rsidRDefault="00695DDE" w:rsidP="00695DDE">
      <w:pPr>
        <w:pStyle w:val="2"/>
        <w:spacing w:before="0"/>
        <w:rPr>
          <w:rFonts w:ascii="Times New Roman" w:hAnsi="Times New Roman"/>
          <w:b/>
          <w:color w:val="auto"/>
          <w:sz w:val="28"/>
        </w:rPr>
      </w:pPr>
    </w:p>
    <w:p w14:paraId="3FF42AA2" w14:textId="19BEAE92" w:rsidR="00695DDE" w:rsidRPr="00695DDE" w:rsidRDefault="00695DDE" w:rsidP="00695DDE">
      <w:pPr>
        <w:pStyle w:val="2"/>
        <w:numPr>
          <w:ilvl w:val="1"/>
          <w:numId w:val="4"/>
        </w:numPr>
        <w:spacing w:before="0"/>
        <w:rPr>
          <w:rFonts w:ascii="Times New Roman" w:hAnsi="Times New Roman"/>
          <w:b/>
          <w:color w:val="auto"/>
          <w:sz w:val="28"/>
        </w:rPr>
      </w:pPr>
      <w:r>
        <w:rPr>
          <w:rFonts w:ascii="Times New Roman" w:hAnsi="Times New Roman"/>
          <w:b/>
          <w:color w:val="auto"/>
          <w:sz w:val="28"/>
        </w:rPr>
        <w:t xml:space="preserve"> </w:t>
      </w:r>
      <w:bookmarkStart w:id="5" w:name="_Toc70286222"/>
      <w:r w:rsidR="001F2587">
        <w:rPr>
          <w:rFonts w:ascii="Times New Roman" w:hAnsi="Times New Roman"/>
          <w:b/>
          <w:color w:val="auto"/>
          <w:sz w:val="28"/>
        </w:rPr>
        <w:t>Подходы к</w:t>
      </w:r>
      <w:r w:rsidRPr="00695DDE">
        <w:rPr>
          <w:rFonts w:ascii="Times New Roman" w:hAnsi="Times New Roman"/>
          <w:b/>
          <w:color w:val="auto"/>
          <w:sz w:val="28"/>
        </w:rPr>
        <w:t xml:space="preserve"> распространения обучающего контента</w:t>
      </w:r>
      <w:bookmarkEnd w:id="5"/>
    </w:p>
    <w:p w14:paraId="7FD8EC74" w14:textId="77777777" w:rsidR="00695DDE" w:rsidRPr="00695DDE" w:rsidRDefault="00695DDE" w:rsidP="00695DDE">
      <w:pPr>
        <w:rPr>
          <w:lang w:eastAsia="ru-RU"/>
        </w:rPr>
      </w:pPr>
    </w:p>
    <w:p w14:paraId="2E9E4F47" w14:textId="1428D7EC" w:rsidR="00695DDE" w:rsidRPr="00ED779F" w:rsidRDefault="00E53CBC" w:rsidP="0092219B">
      <w:pPr>
        <w:widowControl w:val="0"/>
        <w:spacing w:after="0"/>
        <w:ind w:firstLine="709"/>
        <w:jc w:val="both"/>
        <w:rPr>
          <w:rStyle w:val="keyword"/>
          <w:rFonts w:ascii="Times New Roman" w:hAnsi="Times New Roman" w:cs="Times New Roman"/>
          <w:sz w:val="28"/>
          <w:szCs w:val="28"/>
        </w:rPr>
      </w:pPr>
      <w:r w:rsidRPr="0092219B">
        <w:rPr>
          <w:rStyle w:val="keyword"/>
          <w:rFonts w:ascii="Times New Roman" w:hAnsi="Times New Roman" w:cs="Times New Roman"/>
          <w:iCs/>
          <w:sz w:val="28"/>
          <w:szCs w:val="28"/>
        </w:rPr>
        <w:t xml:space="preserve">Одно из первых задач для обучения сотрудников это </w:t>
      </w:r>
      <w:r w:rsidR="00695DDE" w:rsidRPr="0092219B">
        <w:rPr>
          <w:rStyle w:val="keyword"/>
          <w:rFonts w:ascii="Times New Roman" w:hAnsi="Times New Roman" w:cs="Times New Roman"/>
          <w:iCs/>
          <w:sz w:val="28"/>
          <w:szCs w:val="28"/>
        </w:rPr>
        <w:t>созда</w:t>
      </w:r>
      <w:r w:rsidRPr="0092219B">
        <w:rPr>
          <w:rStyle w:val="keyword"/>
          <w:rFonts w:ascii="Times New Roman" w:hAnsi="Times New Roman" w:cs="Times New Roman"/>
          <w:iCs/>
          <w:sz w:val="28"/>
          <w:szCs w:val="28"/>
        </w:rPr>
        <w:t xml:space="preserve">ние </w:t>
      </w:r>
      <w:r w:rsidR="00695DDE" w:rsidRPr="0092219B">
        <w:rPr>
          <w:rStyle w:val="keyword"/>
          <w:rFonts w:ascii="Times New Roman" w:hAnsi="Times New Roman" w:cs="Times New Roman"/>
          <w:iCs/>
          <w:sz w:val="28"/>
          <w:szCs w:val="28"/>
        </w:rPr>
        <w:t>качественн</w:t>
      </w:r>
      <w:r w:rsidRPr="0092219B">
        <w:rPr>
          <w:rStyle w:val="keyword"/>
          <w:rFonts w:ascii="Times New Roman" w:hAnsi="Times New Roman" w:cs="Times New Roman"/>
          <w:iCs/>
          <w:sz w:val="28"/>
          <w:szCs w:val="28"/>
        </w:rPr>
        <w:t>ого</w:t>
      </w:r>
      <w:r w:rsidR="00695DDE" w:rsidRPr="0092219B">
        <w:rPr>
          <w:rStyle w:val="keyword"/>
          <w:rFonts w:ascii="Times New Roman" w:hAnsi="Times New Roman" w:cs="Times New Roman"/>
          <w:iCs/>
          <w:sz w:val="28"/>
          <w:szCs w:val="28"/>
        </w:rPr>
        <w:t xml:space="preserve"> и полезный </w:t>
      </w:r>
      <w:r w:rsidR="00ED779F" w:rsidRPr="0092219B">
        <w:rPr>
          <w:rStyle w:val="keyword"/>
          <w:rFonts w:ascii="Times New Roman" w:hAnsi="Times New Roman" w:cs="Times New Roman"/>
          <w:iCs/>
          <w:sz w:val="28"/>
          <w:szCs w:val="28"/>
        </w:rPr>
        <w:t>контент</w:t>
      </w:r>
      <w:r w:rsidR="00ED779F" w:rsidRPr="00ED779F">
        <w:rPr>
          <w:rStyle w:val="keyword"/>
          <w:rFonts w:ascii="Times New Roman" w:hAnsi="Times New Roman" w:cs="Times New Roman"/>
          <w:sz w:val="28"/>
          <w:szCs w:val="28"/>
        </w:rPr>
        <w:t xml:space="preserve"> [9]</w:t>
      </w:r>
      <w:r w:rsidR="00695DDE" w:rsidRPr="0092219B">
        <w:rPr>
          <w:rStyle w:val="keyword"/>
          <w:rFonts w:ascii="Times New Roman" w:hAnsi="Times New Roman" w:cs="Times New Roman"/>
          <w:iCs/>
          <w:sz w:val="28"/>
          <w:szCs w:val="28"/>
        </w:rPr>
        <w:t xml:space="preserve">. Естественно, </w:t>
      </w:r>
      <w:r w:rsidRPr="0092219B">
        <w:rPr>
          <w:rStyle w:val="keyword"/>
          <w:rFonts w:ascii="Times New Roman" w:hAnsi="Times New Roman" w:cs="Times New Roman"/>
          <w:iCs/>
          <w:sz w:val="28"/>
          <w:szCs w:val="28"/>
        </w:rPr>
        <w:t>сотрудники компании</w:t>
      </w:r>
      <w:r w:rsidR="00695DDE" w:rsidRPr="0092219B">
        <w:rPr>
          <w:rStyle w:val="keyword"/>
          <w:rFonts w:ascii="Times New Roman" w:hAnsi="Times New Roman" w:cs="Times New Roman"/>
          <w:iCs/>
          <w:sz w:val="28"/>
          <w:szCs w:val="28"/>
        </w:rPr>
        <w:t xml:space="preserve"> следу</w:t>
      </w:r>
      <w:r w:rsidRPr="0092219B">
        <w:rPr>
          <w:rStyle w:val="keyword"/>
          <w:rFonts w:ascii="Times New Roman" w:hAnsi="Times New Roman" w:cs="Times New Roman"/>
          <w:iCs/>
          <w:sz w:val="28"/>
          <w:szCs w:val="28"/>
        </w:rPr>
        <w:t xml:space="preserve">ют </w:t>
      </w:r>
      <w:r w:rsidR="00695DDE" w:rsidRPr="0092219B">
        <w:rPr>
          <w:rStyle w:val="keyword"/>
          <w:rFonts w:ascii="Times New Roman" w:hAnsi="Times New Roman" w:cs="Times New Roman"/>
          <w:iCs/>
          <w:sz w:val="28"/>
          <w:szCs w:val="28"/>
        </w:rPr>
        <w:t>ей безукоризненно, если вер</w:t>
      </w:r>
      <w:r w:rsidRPr="0092219B">
        <w:rPr>
          <w:rStyle w:val="keyword"/>
          <w:rFonts w:ascii="Times New Roman" w:hAnsi="Times New Roman" w:cs="Times New Roman"/>
          <w:iCs/>
          <w:sz w:val="28"/>
          <w:szCs w:val="28"/>
        </w:rPr>
        <w:t>ят</w:t>
      </w:r>
      <w:r w:rsidR="00695DDE" w:rsidRPr="0092219B">
        <w:rPr>
          <w:rStyle w:val="keyword"/>
          <w:rFonts w:ascii="Times New Roman" w:hAnsi="Times New Roman" w:cs="Times New Roman"/>
          <w:iCs/>
          <w:sz w:val="28"/>
          <w:szCs w:val="28"/>
        </w:rPr>
        <w:t xml:space="preserve"> в значимость собственной работы</w:t>
      </w:r>
      <w:r w:rsidRPr="0092219B">
        <w:rPr>
          <w:rStyle w:val="keyword"/>
          <w:rFonts w:ascii="Times New Roman" w:hAnsi="Times New Roman" w:cs="Times New Roman"/>
          <w:iCs/>
          <w:sz w:val="28"/>
          <w:szCs w:val="28"/>
        </w:rPr>
        <w:t xml:space="preserve"> и то, что она будет полезна коллегам</w:t>
      </w:r>
      <w:r w:rsidR="00695DDE" w:rsidRPr="0092219B">
        <w:rPr>
          <w:rStyle w:val="keyword"/>
          <w:rFonts w:ascii="Times New Roman" w:hAnsi="Times New Roman" w:cs="Times New Roman"/>
          <w:iCs/>
          <w:sz w:val="28"/>
          <w:szCs w:val="28"/>
        </w:rPr>
        <w:t>. И вот по прошествии нескольких суток</w:t>
      </w:r>
      <w:r w:rsidRPr="0092219B">
        <w:rPr>
          <w:rStyle w:val="keyword"/>
          <w:rFonts w:ascii="Times New Roman" w:hAnsi="Times New Roman" w:cs="Times New Roman"/>
          <w:iCs/>
          <w:sz w:val="28"/>
          <w:szCs w:val="28"/>
        </w:rPr>
        <w:t xml:space="preserve"> или недель</w:t>
      </w:r>
      <w:r w:rsidR="00695DDE" w:rsidRPr="0092219B">
        <w:rPr>
          <w:rStyle w:val="keyword"/>
          <w:rFonts w:ascii="Times New Roman" w:hAnsi="Times New Roman" w:cs="Times New Roman"/>
          <w:iCs/>
          <w:sz w:val="28"/>
          <w:szCs w:val="28"/>
        </w:rPr>
        <w:t xml:space="preserve">, </w:t>
      </w:r>
      <w:r w:rsidRPr="0092219B">
        <w:rPr>
          <w:rStyle w:val="keyword"/>
          <w:rFonts w:ascii="Times New Roman" w:hAnsi="Times New Roman" w:cs="Times New Roman"/>
          <w:iCs/>
          <w:sz w:val="28"/>
          <w:szCs w:val="28"/>
        </w:rPr>
        <w:t>работник</w:t>
      </w:r>
      <w:r w:rsidR="00695DDE" w:rsidRPr="0092219B">
        <w:rPr>
          <w:rStyle w:val="keyword"/>
          <w:rFonts w:ascii="Times New Roman" w:hAnsi="Times New Roman" w:cs="Times New Roman"/>
          <w:iCs/>
          <w:sz w:val="28"/>
          <w:szCs w:val="28"/>
        </w:rPr>
        <w:t xml:space="preserve"> радостно представляете миру свое дитя. </w:t>
      </w:r>
      <w:r w:rsidR="00695DDE" w:rsidRPr="0092219B">
        <w:rPr>
          <w:rStyle w:val="keyword"/>
          <w:rFonts w:ascii="Times New Roman" w:hAnsi="Times New Roman" w:cs="Times New Roman"/>
          <w:sz w:val="28"/>
          <w:szCs w:val="28"/>
        </w:rPr>
        <w:t xml:space="preserve">“В добрый путь, </w:t>
      </w:r>
      <w:r w:rsidRPr="0092219B">
        <w:rPr>
          <w:rStyle w:val="keyword"/>
          <w:rFonts w:ascii="Times New Roman" w:hAnsi="Times New Roman" w:cs="Times New Roman"/>
          <w:sz w:val="28"/>
          <w:szCs w:val="28"/>
        </w:rPr>
        <w:t>обучающий контент</w:t>
      </w:r>
      <w:r w:rsidR="00695DDE" w:rsidRPr="0092219B">
        <w:rPr>
          <w:rStyle w:val="keyword"/>
          <w:rFonts w:ascii="Times New Roman" w:hAnsi="Times New Roman" w:cs="Times New Roman"/>
          <w:sz w:val="28"/>
          <w:szCs w:val="28"/>
        </w:rPr>
        <w:t>! Желаю тебе больше прочтений, расти в окружении лайков и репостов!”</w:t>
      </w:r>
      <w:r w:rsidR="00ED779F" w:rsidRPr="00ED779F">
        <w:rPr>
          <w:rStyle w:val="keyword"/>
          <w:rFonts w:ascii="Times New Roman" w:hAnsi="Times New Roman" w:cs="Times New Roman"/>
          <w:sz w:val="28"/>
          <w:szCs w:val="28"/>
        </w:rPr>
        <w:t>.</w:t>
      </w:r>
    </w:p>
    <w:p w14:paraId="19F64D49" w14:textId="5DF21FAA"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И вот в миллионной компании лишь несколько человек ознакомилось с работой человека? Что не так с его творением?! Все так. Просто все делают одно и то же.</w:t>
      </w:r>
    </w:p>
    <w:p w14:paraId="18FFA5C4" w14:textId="7DBE052D"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 xml:space="preserve">Нам годами говорят, что залог успеха – это качественный контент, привлекающий и вовлекающий посетителей </w:t>
      </w:r>
      <w:proofErr w:type="spellStart"/>
      <w:r w:rsidRPr="0092219B">
        <w:rPr>
          <w:rStyle w:val="keyword"/>
          <w:rFonts w:ascii="Times New Roman" w:hAnsi="Times New Roman" w:cs="Times New Roman"/>
          <w:iCs/>
          <w:sz w:val="28"/>
          <w:szCs w:val="28"/>
          <w:shd w:val="clear" w:color="auto" w:fill="FFFFFF"/>
        </w:rPr>
        <w:t>web</w:t>
      </w:r>
      <w:proofErr w:type="spellEnd"/>
      <w:r w:rsidRPr="0092219B">
        <w:rPr>
          <w:rStyle w:val="keyword"/>
          <w:rFonts w:ascii="Times New Roman" w:hAnsi="Times New Roman" w:cs="Times New Roman"/>
          <w:iCs/>
          <w:sz w:val="28"/>
          <w:szCs w:val="28"/>
          <w:shd w:val="clear" w:color="auto" w:fill="FFFFFF"/>
        </w:rPr>
        <w:t>-портала. На данный момент это правило усвоили уже все компании (почти). И эта безусловно положительная тенденция привела к тому, что Интернет не просто насыщен статьями, руководствами, кейсами, инфографикой, интервью и видео, он ими пресыщен.</w:t>
      </w:r>
    </w:p>
    <w:p w14:paraId="7DD97985" w14:textId="5070195D" w:rsidR="00E53CBC" w:rsidRPr="0092219B" w:rsidRDefault="00E53CBC"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Именно поэтому необходимо вводить </w:t>
      </w:r>
      <w:r w:rsidRPr="0092219B">
        <w:rPr>
          <w:rStyle w:val="keyword"/>
          <w:rFonts w:ascii="Times New Roman" w:hAnsi="Times New Roman" w:cs="Times New Roman"/>
          <w:iCs/>
          <w:sz w:val="28"/>
          <w:szCs w:val="28"/>
          <w:shd w:val="clear" w:color="auto" w:fill="FFFFFF"/>
        </w:rPr>
        <w:t>новые парадигмы</w:t>
      </w:r>
      <w:r w:rsidRPr="0092219B">
        <w:rPr>
          <w:rStyle w:val="keyword"/>
          <w:rFonts w:ascii="Times New Roman" w:hAnsi="Times New Roman" w:cs="Times New Roman"/>
          <w:iCs/>
          <w:sz w:val="28"/>
          <w:szCs w:val="28"/>
        </w:rPr>
        <w:t>: </w:t>
      </w:r>
      <w:r w:rsidRPr="0092219B">
        <w:rPr>
          <w:rStyle w:val="keyword"/>
          <w:rFonts w:ascii="Times New Roman" w:hAnsi="Times New Roman" w:cs="Times New Roman"/>
          <w:iCs/>
          <w:sz w:val="28"/>
          <w:szCs w:val="28"/>
          <w:shd w:val="clear" w:color="auto" w:fill="FFFFFF"/>
        </w:rPr>
        <w:t>“20% времени трать на создание контента и 80% на его распространение”</w:t>
      </w:r>
      <w:r w:rsidRPr="0092219B">
        <w:rPr>
          <w:rStyle w:val="keyword"/>
          <w:rFonts w:ascii="Times New Roman" w:hAnsi="Times New Roman" w:cs="Times New Roman"/>
          <w:iCs/>
          <w:sz w:val="28"/>
          <w:szCs w:val="28"/>
        </w:rPr>
        <w:t>. Потому что только использование множества каналов распространения контента позволит вам донести безусловно важную и нужную информацию до читателя</w:t>
      </w:r>
      <w:r w:rsidR="002E04B4" w:rsidRPr="002E04B4">
        <w:rPr>
          <w:rStyle w:val="keyword"/>
          <w:rFonts w:ascii="Times New Roman" w:hAnsi="Times New Roman" w:cs="Times New Roman"/>
          <w:iCs/>
          <w:sz w:val="28"/>
          <w:szCs w:val="28"/>
        </w:rPr>
        <w:t xml:space="preserve"> </w:t>
      </w:r>
      <w:r w:rsidR="00DD4E8C" w:rsidRPr="00DD4E8C">
        <w:rPr>
          <w:rStyle w:val="keyword"/>
          <w:rFonts w:ascii="Times New Roman" w:hAnsi="Times New Roman" w:cs="Times New Roman"/>
          <w:iCs/>
          <w:sz w:val="28"/>
          <w:szCs w:val="28"/>
        </w:rPr>
        <w:t>[22]</w:t>
      </w:r>
      <w:r w:rsidRPr="0092219B">
        <w:rPr>
          <w:rStyle w:val="keyword"/>
          <w:rFonts w:ascii="Times New Roman" w:hAnsi="Times New Roman" w:cs="Times New Roman"/>
          <w:iCs/>
          <w:sz w:val="28"/>
          <w:szCs w:val="28"/>
        </w:rPr>
        <w:t xml:space="preserve">. </w:t>
      </w:r>
    </w:p>
    <w:p w14:paraId="53F6E208" w14:textId="03F5E6E8" w:rsidR="00AE64D8" w:rsidRPr="0092219B" w:rsidRDefault="00AE64D8"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Так же необходимо сделать так, чтобы было удобно делиться этим контентом в социальных сетях и медиа, ведь чем удобнее делиться контентом, тем проще будет его распространять</w:t>
      </w:r>
      <w:r w:rsidR="0092219B" w:rsidRPr="0092219B">
        <w:rPr>
          <w:rStyle w:val="keyword"/>
          <w:rFonts w:ascii="Times New Roman" w:hAnsi="Times New Roman" w:cs="Times New Roman"/>
          <w:iCs/>
          <w:sz w:val="28"/>
          <w:szCs w:val="28"/>
        </w:rPr>
        <w:t xml:space="preserve">, кроме того, если контент вовремя за </w:t>
      </w:r>
      <w:r w:rsidR="0092219B" w:rsidRPr="0092219B">
        <w:rPr>
          <w:rStyle w:val="keyword"/>
          <w:rFonts w:ascii="Times New Roman" w:hAnsi="Times New Roman" w:cs="Times New Roman"/>
          <w:iCs/>
          <w:sz w:val="28"/>
          <w:szCs w:val="28"/>
        </w:rPr>
        <w:lastRenderedPageBreak/>
        <w:t xml:space="preserve">анонсировать, то это может сократить время потраченное в пустую на изучения контента, что мало подходит по теме, но при этом является одним из немногих доступных </w:t>
      </w:r>
      <w:r w:rsidR="002E04B4" w:rsidRPr="002E04B4">
        <w:rPr>
          <w:rStyle w:val="keyword"/>
          <w:rFonts w:ascii="Times New Roman" w:hAnsi="Times New Roman" w:cs="Times New Roman"/>
          <w:iCs/>
          <w:sz w:val="28"/>
          <w:szCs w:val="28"/>
        </w:rPr>
        <w:t>[23]</w:t>
      </w:r>
      <w:r w:rsidRPr="0092219B">
        <w:rPr>
          <w:rStyle w:val="keyword"/>
          <w:rFonts w:ascii="Times New Roman" w:hAnsi="Times New Roman" w:cs="Times New Roman"/>
          <w:iCs/>
          <w:sz w:val="28"/>
          <w:szCs w:val="28"/>
        </w:rPr>
        <w:t xml:space="preserve">. </w:t>
      </w:r>
    </w:p>
    <w:p w14:paraId="0B6AA7C3" w14:textId="77777777" w:rsidR="00EF010E" w:rsidRDefault="00AE64D8"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t xml:space="preserve">Собственно </w:t>
      </w:r>
      <w:r w:rsidRPr="0092219B">
        <w:rPr>
          <w:rStyle w:val="keyword"/>
          <w:rFonts w:ascii="Times New Roman" w:hAnsi="Times New Roman" w:cs="Times New Roman"/>
          <w:iCs/>
          <w:sz w:val="28"/>
          <w:szCs w:val="28"/>
        </w:rPr>
        <w:t xml:space="preserve">компания лучше продает свой продукт/услугу благодаря востребованным технологиям, которым еще необходимо обучаться сотрудникам поэтому постоянно создавая новый полезный контент, компания укрепляет свой авторитет, становитесь профессионалом в своем деле. Повышается уровень доверия к ней, а заинтересованные пользователи </w:t>
      </w:r>
      <w:r w:rsidR="0092219B" w:rsidRPr="0092219B">
        <w:rPr>
          <w:rStyle w:val="keyword"/>
          <w:rFonts w:ascii="Times New Roman" w:hAnsi="Times New Roman" w:cs="Times New Roman"/>
          <w:iCs/>
          <w:sz w:val="28"/>
          <w:szCs w:val="28"/>
        </w:rPr>
        <w:t>становятся более продуктивными</w:t>
      </w:r>
      <w:r w:rsidRPr="0092219B">
        <w:rPr>
          <w:rStyle w:val="keyword"/>
          <w:rFonts w:ascii="Times New Roman" w:hAnsi="Times New Roman" w:cs="Times New Roman"/>
          <w:iCs/>
          <w:sz w:val="28"/>
          <w:szCs w:val="28"/>
        </w:rPr>
        <w:t>. Более того, если публикует</w:t>
      </w:r>
      <w:r w:rsidR="0092219B" w:rsidRPr="0092219B">
        <w:rPr>
          <w:rStyle w:val="keyword"/>
          <w:rFonts w:ascii="Times New Roman" w:hAnsi="Times New Roman" w:cs="Times New Roman"/>
          <w:iCs/>
          <w:sz w:val="28"/>
          <w:szCs w:val="28"/>
        </w:rPr>
        <w:t>ся</w:t>
      </w:r>
      <w:r w:rsidRPr="0092219B">
        <w:rPr>
          <w:rStyle w:val="keyword"/>
          <w:rFonts w:ascii="Times New Roman" w:hAnsi="Times New Roman" w:cs="Times New Roman"/>
          <w:iCs/>
          <w:sz w:val="28"/>
          <w:szCs w:val="28"/>
        </w:rPr>
        <w:t xml:space="preserve"> оригинальный контент с собственными фотографиями, видео и, конечно же, текстами, вы делаете бренд более узнаваемым, а доверие еще более крепким.</w:t>
      </w:r>
    </w:p>
    <w:p w14:paraId="2DF772E0" w14:textId="77777777" w:rsidR="00EF010E" w:rsidRDefault="0092219B"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t>Каким должен быть контент для эффективного распространения</w:t>
      </w:r>
      <w:r w:rsidR="00EF010E" w:rsidRPr="00EF010E">
        <w:rPr>
          <w:rStyle w:val="keyword"/>
          <w:rFonts w:ascii="Times New Roman" w:hAnsi="Times New Roman" w:cs="Times New Roman"/>
          <w:iCs/>
          <w:sz w:val="28"/>
          <w:szCs w:val="28"/>
          <w:shd w:val="clear" w:color="auto" w:fill="FFFFFF"/>
        </w:rPr>
        <w:t>:</w:t>
      </w:r>
    </w:p>
    <w:p w14:paraId="40962896" w14:textId="235278F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должен быть привлекательным для пользователей:</w:t>
      </w:r>
    </w:p>
    <w:p w14:paraId="5B9FCB52" w14:textId="77777777" w:rsidR="00EF010E" w:rsidRPr="00EF010E" w:rsidRDefault="00EF010E" w:rsidP="00EF010E">
      <w:pPr>
        <w:pStyle w:val="aa"/>
        <w:numPr>
          <w:ilvl w:val="1"/>
          <w:numId w:val="1"/>
        </w:num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Эмоциональным;</w:t>
      </w:r>
    </w:p>
    <w:p w14:paraId="1C47F7E9" w14:textId="77777777" w:rsidR="00EF010E" w:rsidRPr="00EF010E" w:rsidRDefault="00EF010E" w:rsidP="00EF010E">
      <w:pPr>
        <w:pStyle w:val="aa"/>
        <w:numPr>
          <w:ilvl w:val="1"/>
          <w:numId w:val="1"/>
        </w:num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С отсутствием каких-либо ошибок (орфографических, грамматических и т. д.);</w:t>
      </w:r>
    </w:p>
    <w:p w14:paraId="0FFE676F" w14:textId="77777777" w:rsidR="00EF010E" w:rsidRPr="00EF010E" w:rsidRDefault="00EF010E" w:rsidP="00EF010E">
      <w:pPr>
        <w:pStyle w:val="aa"/>
        <w:numPr>
          <w:ilvl w:val="1"/>
          <w:numId w:val="1"/>
        </w:num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Эстетичным, привлекательным с точки зрения дизайна. Самый лучший и беспроигрышный вариант — это использование единого стиля при оформлении контента.</w:t>
      </w:r>
    </w:p>
    <w:p w14:paraId="2DD2D33C"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должен быть интересным:</w:t>
      </w:r>
    </w:p>
    <w:p w14:paraId="0BFE6A55"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Информативным – отвечать на вопросы, приносить пользу;</w:t>
      </w:r>
    </w:p>
    <w:p w14:paraId="3A4207EF"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Соответствующим интересам целевой аудитории.</w:t>
      </w:r>
    </w:p>
    <w:p w14:paraId="1237397D" w14:textId="72E71E62"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должен быть эффективным, призывающим к действию.</w:t>
      </w:r>
    </w:p>
    <w:p w14:paraId="5C5F3795" w14:textId="2FF2A92A" w:rsidR="00EF010E" w:rsidRDefault="00EF010E" w:rsidP="00EF010E">
      <w:pPr>
        <w:spacing w:after="0"/>
        <w:rPr>
          <w:rStyle w:val="keyword"/>
          <w:rFonts w:ascii="Times New Roman" w:hAnsi="Times New Roman" w:cs="Times New Roman"/>
          <w:iCs/>
          <w:sz w:val="28"/>
          <w:szCs w:val="28"/>
        </w:rPr>
      </w:pPr>
      <w:r>
        <w:rPr>
          <w:rFonts w:ascii="Segoe UI" w:hAnsi="Segoe UI" w:cs="Segoe UI"/>
          <w:color w:val="222222"/>
        </w:rPr>
        <w:br/>
      </w:r>
      <w:r w:rsidRPr="00EF010E">
        <w:rPr>
          <w:rStyle w:val="keyword"/>
          <w:rFonts w:ascii="Times New Roman" w:hAnsi="Times New Roman" w:cs="Times New Roman"/>
          <w:iCs/>
          <w:sz w:val="28"/>
          <w:szCs w:val="28"/>
        </w:rPr>
        <w:t xml:space="preserve">По форме подачи это могут </w:t>
      </w:r>
      <w:r w:rsidR="002E04B4" w:rsidRPr="00EF010E">
        <w:rPr>
          <w:rStyle w:val="keyword"/>
          <w:rFonts w:ascii="Times New Roman" w:hAnsi="Times New Roman" w:cs="Times New Roman"/>
          <w:iCs/>
          <w:sz w:val="28"/>
          <w:szCs w:val="28"/>
        </w:rPr>
        <w:t>быть</w:t>
      </w:r>
      <w:r w:rsidR="002E04B4" w:rsidRPr="00DD4E8C">
        <w:rPr>
          <w:rStyle w:val="keyword"/>
          <w:rFonts w:ascii="Times New Roman" w:hAnsi="Times New Roman" w:cs="Times New Roman"/>
          <w:iCs/>
          <w:sz w:val="28"/>
          <w:szCs w:val="28"/>
        </w:rPr>
        <w:t xml:space="preserve"> [</w:t>
      </w:r>
      <w:r w:rsidR="00DD4E8C" w:rsidRPr="00DD4E8C">
        <w:rPr>
          <w:rStyle w:val="keyword"/>
          <w:rFonts w:ascii="Times New Roman" w:hAnsi="Times New Roman" w:cs="Times New Roman"/>
          <w:iCs/>
          <w:sz w:val="28"/>
          <w:szCs w:val="28"/>
        </w:rPr>
        <w:t>21]</w:t>
      </w:r>
      <w:r w:rsidRPr="00EF010E">
        <w:rPr>
          <w:rStyle w:val="keyword"/>
          <w:rFonts w:ascii="Times New Roman" w:hAnsi="Times New Roman" w:cs="Times New Roman"/>
          <w:iCs/>
          <w:sz w:val="28"/>
          <w:szCs w:val="28"/>
        </w:rPr>
        <w:t>:</w:t>
      </w:r>
    </w:p>
    <w:p w14:paraId="39A949C6" w14:textId="23B470FC"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Экспертные статьи: исследования, обзоры, аналитика и т.д.;</w:t>
      </w:r>
    </w:p>
    <w:p w14:paraId="2E801243"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Инструкции по какой-либо теме: FAQ-статьи, «Как это делается?»;</w:t>
      </w:r>
    </w:p>
    <w:p w14:paraId="02496C4F"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Инфографика;</w:t>
      </w:r>
    </w:p>
    <w:p w14:paraId="55CCCF9D"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Обучающие материалы;</w:t>
      </w:r>
    </w:p>
    <w:p w14:paraId="195CB672"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lastRenderedPageBreak/>
        <w:t>Истории из жизни компании, клиентов, использования продукта и т. д.</w:t>
      </w:r>
    </w:p>
    <w:p w14:paraId="6526946E" w14:textId="36B5B6D8" w:rsidR="00EF010E" w:rsidRPr="00EF010E" w:rsidRDefault="00EF010E" w:rsidP="00EF010E">
      <w:pPr>
        <w:spacing w:after="0"/>
        <w:jc w:val="both"/>
        <w:rPr>
          <w:rFonts w:ascii="Times New Roman" w:hAnsi="Times New Roman" w:cs="Times New Roman"/>
          <w:iCs/>
          <w:sz w:val="28"/>
          <w:szCs w:val="28"/>
        </w:rPr>
      </w:pPr>
      <w:r w:rsidRPr="00EF010E">
        <w:rPr>
          <w:rStyle w:val="keyword"/>
          <w:rFonts w:ascii="Times New Roman" w:hAnsi="Times New Roman" w:cs="Times New Roman"/>
          <w:iCs/>
          <w:sz w:val="28"/>
          <w:szCs w:val="28"/>
        </w:rPr>
        <w:t>Нередко компании, создавая контент, не задумываются над этим процессом, а многие ошибки приводят к тому, что контент не становится инструментом для освоения новых технологий и знаний.</w:t>
      </w:r>
    </w:p>
    <w:p w14:paraId="25F9315D" w14:textId="74117E29" w:rsidR="00EF010E" w:rsidRPr="00ED779F" w:rsidRDefault="00EF010E" w:rsidP="00EF010E">
      <w:p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Какие ошибки совершаются при создании </w:t>
      </w:r>
      <w:r w:rsidR="002E04B4" w:rsidRPr="00EF010E">
        <w:rPr>
          <w:rStyle w:val="keyword"/>
          <w:rFonts w:ascii="Times New Roman" w:hAnsi="Times New Roman" w:cs="Times New Roman"/>
          <w:iCs/>
          <w:sz w:val="28"/>
          <w:szCs w:val="28"/>
        </w:rPr>
        <w:t>контента</w:t>
      </w:r>
      <w:r w:rsidR="002E04B4" w:rsidRPr="00ED779F">
        <w:rPr>
          <w:rStyle w:val="keyword"/>
          <w:rFonts w:ascii="Times New Roman" w:hAnsi="Times New Roman" w:cs="Times New Roman"/>
          <w:iCs/>
          <w:sz w:val="28"/>
          <w:szCs w:val="28"/>
        </w:rPr>
        <w:t xml:space="preserve"> [</w:t>
      </w:r>
      <w:r w:rsidR="00ED779F" w:rsidRPr="00ED779F">
        <w:rPr>
          <w:rStyle w:val="keyword"/>
          <w:rFonts w:ascii="Times New Roman" w:hAnsi="Times New Roman" w:cs="Times New Roman"/>
          <w:iCs/>
          <w:sz w:val="28"/>
          <w:szCs w:val="28"/>
        </w:rPr>
        <w:t>10]</w:t>
      </w:r>
    </w:p>
    <w:p w14:paraId="63E79520" w14:textId="26542255" w:rsidR="00EF010E" w:rsidRPr="00EF010E" w:rsidRDefault="00EF010E" w:rsidP="00EF010E">
      <w:pPr>
        <w:numPr>
          <w:ilvl w:val="0"/>
          <w:numId w:val="12"/>
        </w:numPr>
        <w:shd w:val="clear" w:color="auto" w:fill="FFFFFF"/>
        <w:spacing w:before="100" w:beforeAutospacing="1" w:after="240"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Отсутствие цели или </w:t>
      </w:r>
      <w:proofErr w:type="spellStart"/>
      <w:r w:rsidRPr="00EF010E">
        <w:rPr>
          <w:rStyle w:val="keyword"/>
          <w:rFonts w:ascii="Times New Roman" w:hAnsi="Times New Roman" w:cs="Times New Roman"/>
          <w:iCs/>
          <w:sz w:val="28"/>
          <w:szCs w:val="28"/>
        </w:rPr>
        <w:t>лжецель</w:t>
      </w:r>
      <w:proofErr w:type="spellEnd"/>
      <w:r w:rsidRPr="00EF010E">
        <w:rPr>
          <w:rStyle w:val="keyword"/>
          <w:rFonts w:ascii="Times New Roman" w:hAnsi="Times New Roman" w:cs="Times New Roman"/>
          <w:iCs/>
          <w:sz w:val="28"/>
          <w:szCs w:val="28"/>
        </w:rPr>
        <w:br/>
      </w:r>
      <w:r>
        <w:rPr>
          <w:rFonts w:ascii="Segoe UI" w:hAnsi="Segoe UI" w:cs="Segoe UI"/>
          <w:color w:val="222222"/>
        </w:rPr>
        <w:br/>
      </w:r>
      <w:r w:rsidRPr="00EF010E">
        <w:rPr>
          <w:rStyle w:val="keyword"/>
          <w:rFonts w:ascii="Times New Roman" w:hAnsi="Times New Roman" w:cs="Times New Roman"/>
          <w:iCs/>
          <w:sz w:val="28"/>
          <w:szCs w:val="28"/>
        </w:rPr>
        <w:t xml:space="preserve">Ошибочно полагать, </w:t>
      </w:r>
      <w:r w:rsidR="002E04B4" w:rsidRPr="00EF010E">
        <w:rPr>
          <w:rStyle w:val="keyword"/>
          <w:rFonts w:ascii="Times New Roman" w:hAnsi="Times New Roman" w:cs="Times New Roman"/>
          <w:iCs/>
          <w:sz w:val="28"/>
          <w:szCs w:val="28"/>
        </w:rPr>
        <w:t>что,</w:t>
      </w:r>
      <w:r w:rsidRPr="00EF010E">
        <w:rPr>
          <w:rStyle w:val="keyword"/>
          <w:rFonts w:ascii="Times New Roman" w:hAnsi="Times New Roman" w:cs="Times New Roman"/>
          <w:iCs/>
          <w:sz w:val="28"/>
          <w:szCs w:val="28"/>
        </w:rPr>
        <w:t xml:space="preserve"> создавая контент ради контента, вы будете привлекать большое количество подписчиков и увеличивать продажи. На самом деле, это далеко не так. Вам нужна цель: зачем вы создаете контент. Существуют три </w:t>
      </w:r>
      <w:proofErr w:type="spellStart"/>
      <w:r w:rsidRPr="00EF010E">
        <w:rPr>
          <w:rStyle w:val="keyword"/>
          <w:rFonts w:ascii="Times New Roman" w:hAnsi="Times New Roman" w:cs="Times New Roman"/>
          <w:iCs/>
          <w:sz w:val="28"/>
          <w:szCs w:val="28"/>
        </w:rPr>
        <w:t>лжецели</w:t>
      </w:r>
      <w:proofErr w:type="spellEnd"/>
      <w:r w:rsidRPr="00EF010E">
        <w:rPr>
          <w:rStyle w:val="keyword"/>
          <w:rFonts w:ascii="Times New Roman" w:hAnsi="Times New Roman" w:cs="Times New Roman"/>
          <w:iCs/>
          <w:sz w:val="28"/>
          <w:szCs w:val="28"/>
        </w:rPr>
        <w:t>:</w:t>
      </w:r>
    </w:p>
    <w:p w14:paraId="24BDAAB0" w14:textId="77C89EA8"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Измерять полезность контента с помощью рейтингов. Контент должен быть образовательно-</w:t>
      </w:r>
      <w:proofErr w:type="spellStart"/>
      <w:r w:rsidRPr="00EF010E">
        <w:rPr>
          <w:rStyle w:val="keyword"/>
          <w:rFonts w:ascii="Times New Roman" w:hAnsi="Times New Roman" w:cs="Times New Roman"/>
          <w:iCs/>
          <w:sz w:val="28"/>
          <w:szCs w:val="28"/>
        </w:rPr>
        <w:t>вовлекательного</w:t>
      </w:r>
      <w:proofErr w:type="spellEnd"/>
      <w:r w:rsidRPr="00EF010E">
        <w:rPr>
          <w:rStyle w:val="keyword"/>
          <w:rFonts w:ascii="Times New Roman" w:hAnsi="Times New Roman" w:cs="Times New Roman"/>
          <w:iCs/>
          <w:sz w:val="28"/>
          <w:szCs w:val="28"/>
        </w:rPr>
        <w:t xml:space="preserve"> характера, поэтому самое важное в нем это качество и то, как ваш контент помог пользователям, насколько им понравился.</w:t>
      </w:r>
    </w:p>
    <w:p w14:paraId="1B49E8AC" w14:textId="6EE872AD"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Увеличить рейтинг с помощью большого количества контента. В этом случае контент становится рекламной джинсой. Лучше создавать более полезный контент, но реже.</w:t>
      </w:r>
    </w:p>
    <w:p w14:paraId="7174A3F1" w14:textId="738DAB6B" w:rsidR="00EF010E" w:rsidRPr="00EF010E" w:rsidRDefault="00EF010E" w:rsidP="00EF010E">
      <w:pPr>
        <w:numPr>
          <w:ilvl w:val="0"/>
          <w:numId w:val="12"/>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PR-публикации о вашей компании</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Людям это совсем не интересно – лучше помочь им с конкретными проблемами, а не рассказывать о себе.</w:t>
      </w:r>
    </w:p>
    <w:p w14:paraId="22C24013" w14:textId="52E0DC25" w:rsidR="00EF010E" w:rsidRPr="00EF010E" w:rsidRDefault="00EF010E" w:rsidP="00EF010E">
      <w:pPr>
        <w:numPr>
          <w:ilvl w:val="0"/>
          <w:numId w:val="12"/>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низкого качества</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Например, статьи без какой-либо полезности для пользователей.</w:t>
      </w:r>
    </w:p>
    <w:p w14:paraId="1120E58F" w14:textId="00D08303" w:rsidR="00EF010E" w:rsidRPr="00EF010E" w:rsidRDefault="00EF010E" w:rsidP="00EF010E">
      <w:pPr>
        <w:numPr>
          <w:ilvl w:val="0"/>
          <w:numId w:val="12"/>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Процесс создания контента не выстроен</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Заниматься созданием контента должны профессионалы, регулярно писать статьи</w:t>
      </w:r>
      <w:r w:rsidR="002E04B4" w:rsidRPr="002E04B4">
        <w:rPr>
          <w:rStyle w:val="keyword"/>
          <w:rFonts w:ascii="Times New Roman" w:hAnsi="Times New Roman" w:cs="Times New Roman"/>
          <w:iCs/>
          <w:sz w:val="28"/>
          <w:szCs w:val="28"/>
        </w:rPr>
        <w:t>[24]</w:t>
      </w:r>
      <w:r w:rsidRPr="00EF010E">
        <w:rPr>
          <w:rStyle w:val="keyword"/>
          <w:rFonts w:ascii="Times New Roman" w:hAnsi="Times New Roman" w:cs="Times New Roman"/>
          <w:iCs/>
          <w:sz w:val="28"/>
          <w:szCs w:val="28"/>
        </w:rPr>
        <w:t>.</w:t>
      </w:r>
    </w:p>
    <w:p w14:paraId="1D429D4D" w14:textId="04B06F86" w:rsidR="00EF010E" w:rsidRDefault="00EF010E" w:rsidP="00EF010E">
      <w:pPr>
        <w:numPr>
          <w:ilvl w:val="0"/>
          <w:numId w:val="12"/>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публикуется не регулярно</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Не обязательно каждый день или каждую неделю, главное – напоминать о себе.</w:t>
      </w:r>
    </w:p>
    <w:p w14:paraId="7FB329C3" w14:textId="52E77EDB" w:rsidR="001F2587" w:rsidRDefault="001F2587" w:rsidP="001F2587">
      <w:pPr>
        <w:pStyle w:val="2"/>
        <w:numPr>
          <w:ilvl w:val="1"/>
          <w:numId w:val="4"/>
        </w:numPr>
        <w:spacing w:before="0"/>
        <w:rPr>
          <w:rFonts w:ascii="Times New Roman" w:hAnsi="Times New Roman"/>
          <w:b/>
          <w:color w:val="auto"/>
          <w:sz w:val="28"/>
        </w:rPr>
      </w:pPr>
      <w:bookmarkStart w:id="6" w:name="_Toc70286223"/>
      <w:r w:rsidRPr="001F2587">
        <w:rPr>
          <w:rFonts w:ascii="Times New Roman" w:hAnsi="Times New Roman"/>
          <w:b/>
          <w:color w:val="auto"/>
          <w:sz w:val="28"/>
        </w:rPr>
        <w:t>Подходы к хранению обучающего</w:t>
      </w:r>
      <w:r w:rsidRPr="00695DDE">
        <w:rPr>
          <w:rFonts w:ascii="Times New Roman" w:hAnsi="Times New Roman"/>
          <w:b/>
          <w:color w:val="auto"/>
          <w:sz w:val="28"/>
        </w:rPr>
        <w:t xml:space="preserve"> контента</w:t>
      </w:r>
      <w:bookmarkEnd w:id="6"/>
    </w:p>
    <w:p w14:paraId="15FA8B1A" w14:textId="77777777" w:rsidR="00ED779F" w:rsidRPr="00ED779F" w:rsidRDefault="00ED779F" w:rsidP="00ED779F"/>
    <w:p w14:paraId="3794A75C" w14:textId="34338DC2"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На настоящий момент в обучении применяются различные подходы к </w:t>
      </w:r>
      <w:r w:rsidRPr="001F2587">
        <w:rPr>
          <w:rStyle w:val="keyword"/>
          <w:rFonts w:ascii="Times New Roman" w:hAnsi="Times New Roman" w:cs="Times New Roman"/>
          <w:iCs/>
          <w:sz w:val="28"/>
          <w:szCs w:val="28"/>
          <w:shd w:val="clear" w:color="auto" w:fill="FFFFFF"/>
        </w:rPr>
        <w:lastRenderedPageBreak/>
        <w:t xml:space="preserve">организации хранения, представления и обработки обучающего и контролирующего контента, обусловленные требованиями и возможностями </w:t>
      </w:r>
      <w:r w:rsidR="00ED779F" w:rsidRPr="001F2587">
        <w:rPr>
          <w:rStyle w:val="keyword"/>
          <w:rFonts w:ascii="Times New Roman" w:hAnsi="Times New Roman" w:cs="Times New Roman"/>
          <w:iCs/>
          <w:sz w:val="28"/>
          <w:szCs w:val="28"/>
          <w:shd w:val="clear" w:color="auto" w:fill="FFFFFF"/>
        </w:rPr>
        <w:t>разработчиков</w:t>
      </w:r>
      <w:r w:rsidR="00ED779F" w:rsidRPr="00ED779F">
        <w:rPr>
          <w:rStyle w:val="keyword"/>
          <w:rFonts w:ascii="Times New Roman" w:hAnsi="Times New Roman" w:cs="Times New Roman"/>
          <w:iCs/>
          <w:sz w:val="28"/>
          <w:szCs w:val="28"/>
          <w:shd w:val="clear" w:color="auto" w:fill="FFFFFF"/>
        </w:rPr>
        <w:t xml:space="preserve"> [11]</w:t>
      </w:r>
      <w:r w:rsidRPr="001F2587">
        <w:rPr>
          <w:rStyle w:val="keyword"/>
          <w:rFonts w:ascii="Times New Roman" w:hAnsi="Times New Roman" w:cs="Times New Roman"/>
          <w:iCs/>
          <w:sz w:val="28"/>
          <w:szCs w:val="28"/>
          <w:shd w:val="clear" w:color="auto" w:fill="FFFFFF"/>
        </w:rPr>
        <w:t>.</w:t>
      </w:r>
    </w:p>
    <w:p w14:paraId="5CE54678"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Первый, наиболее распространенный, подход основан на представлении учебного контента, в виде целостного (неделимого) документа, содержащего текстовый и иллюстративный материал. Преимущество данного подхода основано на невысокой сложности и трудоемкости формирования учебно-методических материалов, на основе имеющихся литературных источников, ресурсов Интернет и др. Он также не требует высокой квалификации разработчика контента. При этом данный подход имеет ряд недостатков: низкая преемственность данных, отсутствие индивидуализированного подхода, и, как следствие, невозможность реализации адаптивных технологий обучения и контроля знаний и т.д.</w:t>
      </w:r>
    </w:p>
    <w:p w14:paraId="62CD3F76" w14:textId="79BF238F"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Второй, более перспективный, подход базируется на организации отдельных элементов взаимосвязанного контента в виде объектов, соединяемых в общие многоуровневые структуры в соответствии с заранее определенным сценарием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В независимости от сложности итогового учебного модуля такой подход является достаточно эффективным с точки зрения хранения и представления пользователю учебного материала, а также его конечной сборки в единый модуль, позволяющий реализовать адаптивную технологию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Однако сам процесс разбиения материала на отдельные объекты, присвоение им определенных свойств и проектирование самого сценария обучения является достаточно трудоемкой и наукоемкой задачей, требующей длительной работы высококвалифицированного специалиста (группы специалистов), что существенно уменьшает выигрыш во времени и от снижения трудоемкости процесса автоматизированной сборки итогового учебно-методического модуля .</w:t>
      </w:r>
    </w:p>
    <w:p w14:paraId="770871D9"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Отмеченные в вышеописанных подходах недостатки обуславливают необходимость разработки новых моделей представления и хранения учеб</w:t>
      </w:r>
      <w:r w:rsidRPr="001F2587">
        <w:rPr>
          <w:rStyle w:val="keyword"/>
          <w:rFonts w:ascii="Times New Roman" w:hAnsi="Times New Roman" w:cs="Times New Roman"/>
          <w:iCs/>
          <w:sz w:val="28"/>
          <w:szCs w:val="28"/>
          <w:shd w:val="clear" w:color="auto" w:fill="FFFFFF"/>
        </w:rPr>
        <w:lastRenderedPageBreak/>
        <w:t>ного контента с использованием положительных сторон каждого из подходов.</w:t>
      </w:r>
    </w:p>
    <w:p w14:paraId="1A0485D3" w14:textId="6A3FD6B0"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Классификации исходного фрагмента материала по его семантическому содержанию позволяет определить для каждого объекта метаданные, которые характеризуют его назначение и связь с другими объектами. Анализ наиболее часто использующихся в настоящее время типов классификации информационных объектов и последующей обработки информационных ресурсов дает возможность определить целесообразность их применения для учебных </w:t>
      </w:r>
      <w:r w:rsidR="004F7339" w:rsidRPr="001F2587">
        <w:rPr>
          <w:rStyle w:val="keyword"/>
          <w:rFonts w:ascii="Times New Roman" w:hAnsi="Times New Roman" w:cs="Times New Roman"/>
          <w:iCs/>
          <w:sz w:val="28"/>
          <w:szCs w:val="28"/>
          <w:shd w:val="clear" w:color="auto" w:fill="FFFFFF"/>
        </w:rPr>
        <w:t>фрагментов</w:t>
      </w:r>
      <w:r w:rsidR="004F7339" w:rsidRPr="00ED779F">
        <w:rPr>
          <w:rStyle w:val="keyword"/>
          <w:rFonts w:ascii="Times New Roman" w:hAnsi="Times New Roman" w:cs="Times New Roman"/>
          <w:iCs/>
          <w:sz w:val="28"/>
          <w:szCs w:val="28"/>
          <w:shd w:val="clear" w:color="auto" w:fill="FFFFFF"/>
        </w:rPr>
        <w:t xml:space="preserve"> [</w:t>
      </w:r>
      <w:r w:rsidR="00ED779F" w:rsidRPr="00ED779F">
        <w:rPr>
          <w:rStyle w:val="keyword"/>
          <w:rFonts w:ascii="Times New Roman" w:hAnsi="Times New Roman" w:cs="Times New Roman"/>
          <w:iCs/>
          <w:sz w:val="28"/>
          <w:szCs w:val="28"/>
          <w:shd w:val="clear" w:color="auto" w:fill="FFFFFF"/>
        </w:rPr>
        <w:t>12]</w:t>
      </w:r>
      <w:r w:rsidRPr="001F2587">
        <w:rPr>
          <w:rStyle w:val="keyword"/>
          <w:rFonts w:ascii="Times New Roman" w:hAnsi="Times New Roman" w:cs="Times New Roman"/>
          <w:iCs/>
          <w:sz w:val="28"/>
          <w:szCs w:val="28"/>
          <w:shd w:val="clear" w:color="auto" w:fill="FFFFFF"/>
        </w:rPr>
        <w:t>.</w:t>
      </w:r>
    </w:p>
    <w:p w14:paraId="3A8EAA06" w14:textId="75708672"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Были рассмотрены следующие виды классификации информационных объектов: иерархическая, </w:t>
      </w:r>
      <w:proofErr w:type="spellStart"/>
      <w:r w:rsidRPr="001F2587">
        <w:rPr>
          <w:rStyle w:val="keyword"/>
          <w:rFonts w:ascii="Times New Roman" w:hAnsi="Times New Roman" w:cs="Times New Roman"/>
          <w:iCs/>
          <w:sz w:val="28"/>
          <w:szCs w:val="28"/>
          <w:shd w:val="clear" w:color="auto" w:fill="FFFFFF"/>
        </w:rPr>
        <w:t>фасетная</w:t>
      </w:r>
      <w:proofErr w:type="spellEnd"/>
      <w:r w:rsidRPr="001F2587">
        <w:rPr>
          <w:rStyle w:val="keyword"/>
          <w:rFonts w:ascii="Times New Roman" w:hAnsi="Times New Roman" w:cs="Times New Roman"/>
          <w:iCs/>
          <w:sz w:val="28"/>
          <w:szCs w:val="28"/>
          <w:shd w:val="clear" w:color="auto" w:fill="FFFFFF"/>
        </w:rPr>
        <w:t xml:space="preserve"> и дескрипторная. В соответствии с особенностями каждой можно выделить положительные стороны данных подходов и их существенные недостатки (см. таблицу 1)</w:t>
      </w:r>
    </w:p>
    <w:p w14:paraId="78E2B321"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0E1D6EC4"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Таблица 1. Преимущества и недостатки видов классификации информационных объектов</w:t>
      </w:r>
    </w:p>
    <w:tbl>
      <w:tblPr>
        <w:tblW w:w="0" w:type="auto"/>
        <w:tblBorders>
          <w:top w:val="single" w:sz="6" w:space="0" w:color="000000"/>
          <w:left w:val="single" w:sz="6" w:space="0" w:color="000000"/>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680"/>
        <w:gridCol w:w="3112"/>
        <w:gridCol w:w="3547"/>
      </w:tblGrid>
      <w:tr w:rsidR="001F2587" w:rsidRPr="001F2587" w14:paraId="196341F3"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A2F0CB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A0805E7"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Положительные</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0D72996"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Отрицательные</w:t>
            </w:r>
          </w:p>
        </w:tc>
      </w:tr>
      <w:tr w:rsidR="001F2587" w:rsidRPr="001F2587" w14:paraId="02DA6D34"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FE5D4AE"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Иерархическая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F1CE309"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все объекты, находящиеся на одной ветви графа имеют хотя бы один схожий признак;</w:t>
            </w:r>
          </w:p>
          <w:p w14:paraId="123EC995"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наследование объектами нижних уровней признаков вышестоящих уровней.</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DC80F9B"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при наличии у объекта двух и более признаков появляется необходимость создания многосвязного дерева, что усложняет структуру и затрудняет поиск.</w:t>
            </w:r>
          </w:p>
          <w:p w14:paraId="4F0B62CF"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r>
      <w:tr w:rsidR="001F2587" w:rsidRPr="001F2587" w14:paraId="4D689011"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09C1ABE"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proofErr w:type="spellStart"/>
            <w:r w:rsidRPr="001F2587">
              <w:rPr>
                <w:rStyle w:val="keyword"/>
                <w:rFonts w:ascii="Times New Roman" w:hAnsi="Times New Roman" w:cs="Times New Roman"/>
                <w:iCs/>
                <w:sz w:val="28"/>
                <w:szCs w:val="28"/>
                <w:shd w:val="clear" w:color="auto" w:fill="FFFFFF"/>
              </w:rPr>
              <w:t>Фасетная</w:t>
            </w:r>
            <w:proofErr w:type="spellEnd"/>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FBA9D01"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позволяет определять каждый объект по нескольким признакам;</w:t>
            </w:r>
          </w:p>
          <w:p w14:paraId="4525FFC3"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может быть осуществлен эффективный поиск объектов.</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5DD1B1DB"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-отсутствие корреляции между этими признаками не позволяет создавать ссылочную взаимосвязь между объектами;</w:t>
            </w:r>
          </w:p>
          <w:p w14:paraId="50A10C7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затруднена реализация автоматической генерации и сборки конечного модуля.</w:t>
            </w:r>
          </w:p>
        </w:tc>
      </w:tr>
      <w:tr w:rsidR="001F2587" w:rsidRPr="001F2587" w14:paraId="3F2EDE5C"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3F6BBDA8"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Дескрипторная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2357BBF0"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 словарь </w:t>
            </w:r>
            <w:r w:rsidRPr="001F2587">
              <w:rPr>
                <w:rStyle w:val="keyword"/>
                <w:rFonts w:ascii="Times New Roman" w:hAnsi="Times New Roman" w:cs="Times New Roman"/>
                <w:iCs/>
                <w:sz w:val="28"/>
                <w:szCs w:val="28"/>
                <w:shd w:val="clear" w:color="auto" w:fill="FFFFFF"/>
              </w:rPr>
              <w:lastRenderedPageBreak/>
              <w:t>дескрипторов приближен к естественному языку.</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7D19ADC"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lastRenderedPageBreak/>
              <w:t xml:space="preserve">- отсутствие связи между </w:t>
            </w:r>
            <w:r w:rsidRPr="001F2587">
              <w:rPr>
                <w:rStyle w:val="keyword"/>
                <w:rFonts w:ascii="Times New Roman" w:hAnsi="Times New Roman" w:cs="Times New Roman"/>
                <w:iCs/>
                <w:sz w:val="28"/>
                <w:szCs w:val="28"/>
                <w:shd w:val="clear" w:color="auto" w:fill="FFFFFF"/>
              </w:rPr>
              <w:lastRenderedPageBreak/>
              <w:t>объектами.</w:t>
            </w:r>
          </w:p>
        </w:tc>
      </w:tr>
    </w:tbl>
    <w:p w14:paraId="60E3DCBE"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041553C1"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На основе вышеописанного анализа классификаций структур информационных ресурсов, представляется целесообразным хранить отдельные фрагменты учебного материала в виде достаточно целых единиц, фрагментарно представляющих некоторую завершенную область знаний, и вместо метаданных, которые необходимы для определения связей между отдельными объектами, использовать технологию, аналогичную применяемым в настоящее время облакам тегов.</w:t>
      </w:r>
    </w:p>
    <w:p w14:paraId="413ACEE8" w14:textId="66CBB9EC"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proofErr w:type="spellStart"/>
      <w:r w:rsidRPr="001F2587">
        <w:rPr>
          <w:rStyle w:val="keyword"/>
          <w:rFonts w:ascii="Times New Roman" w:hAnsi="Times New Roman" w:cs="Times New Roman"/>
          <w:iCs/>
          <w:sz w:val="28"/>
          <w:szCs w:val="28"/>
          <w:shd w:val="clear" w:color="auto" w:fill="FFFFFF"/>
        </w:rPr>
        <w:t>Категоризированные</w:t>
      </w:r>
      <w:proofErr w:type="spellEnd"/>
      <w:r w:rsidRPr="001F2587">
        <w:rPr>
          <w:rStyle w:val="keyword"/>
          <w:rFonts w:ascii="Times New Roman" w:hAnsi="Times New Roman" w:cs="Times New Roman"/>
          <w:iCs/>
          <w:sz w:val="28"/>
          <w:szCs w:val="28"/>
          <w:shd w:val="clear" w:color="auto" w:fill="FFFFFF"/>
        </w:rPr>
        <w:t xml:space="preserve"> взвешенные списки, чью визуализацию представляют облака тегов, позволяют классифицировать отдельные объекты учебного материала по некоторому набору ключевых поисковых образов (КПО) с указанием для каждого из них весовой характеристики для определения места данного ключевого поискового образа в иерархии</w:t>
      </w:r>
      <w:r w:rsidR="00710566" w:rsidRPr="00710566">
        <w:rPr>
          <w:rStyle w:val="keyword"/>
          <w:rFonts w:ascii="Times New Roman" w:hAnsi="Times New Roman" w:cs="Times New Roman"/>
          <w:iCs/>
          <w:sz w:val="28"/>
          <w:szCs w:val="28"/>
          <w:shd w:val="clear" w:color="auto" w:fill="FFFFFF"/>
        </w:rPr>
        <w:t>[27]</w:t>
      </w:r>
      <w:r w:rsidRPr="001F2587">
        <w:rPr>
          <w:rStyle w:val="keyword"/>
          <w:rFonts w:ascii="Times New Roman" w:hAnsi="Times New Roman" w:cs="Times New Roman"/>
          <w:iCs/>
          <w:sz w:val="28"/>
          <w:szCs w:val="28"/>
          <w:shd w:val="clear" w:color="auto" w:fill="FFFFFF"/>
        </w:rPr>
        <w:t xml:space="preserve">. Предлагаемая </w:t>
      </w:r>
      <w:proofErr w:type="spellStart"/>
      <w:r w:rsidRPr="001F2587">
        <w:rPr>
          <w:rStyle w:val="keyword"/>
          <w:rFonts w:ascii="Times New Roman" w:hAnsi="Times New Roman" w:cs="Times New Roman"/>
          <w:iCs/>
          <w:sz w:val="28"/>
          <w:szCs w:val="28"/>
          <w:shd w:val="clear" w:color="auto" w:fill="FFFFFF"/>
        </w:rPr>
        <w:t>дескрипторно</w:t>
      </w:r>
      <w:proofErr w:type="spellEnd"/>
      <w:r w:rsidRPr="001F2587">
        <w:rPr>
          <w:rStyle w:val="keyword"/>
          <w:rFonts w:ascii="Times New Roman" w:hAnsi="Times New Roman" w:cs="Times New Roman"/>
          <w:iCs/>
          <w:sz w:val="28"/>
          <w:szCs w:val="28"/>
          <w:shd w:val="clear" w:color="auto" w:fill="FFFFFF"/>
        </w:rPr>
        <w:t xml:space="preserve">-иерархическая модель построена на основе интеграции дескрипторной и иерархической модели классификации информационных </w:t>
      </w:r>
      <w:r w:rsidR="002F2647" w:rsidRPr="001F2587">
        <w:rPr>
          <w:rStyle w:val="keyword"/>
          <w:rFonts w:ascii="Times New Roman" w:hAnsi="Times New Roman" w:cs="Times New Roman"/>
          <w:iCs/>
          <w:sz w:val="28"/>
          <w:szCs w:val="28"/>
          <w:shd w:val="clear" w:color="auto" w:fill="FFFFFF"/>
        </w:rPr>
        <w:t>объектов</w:t>
      </w:r>
      <w:r w:rsidR="002F2647" w:rsidRPr="002F2647">
        <w:rPr>
          <w:rStyle w:val="keyword"/>
          <w:rFonts w:ascii="Times New Roman" w:hAnsi="Times New Roman" w:cs="Times New Roman"/>
          <w:iCs/>
          <w:sz w:val="28"/>
          <w:szCs w:val="28"/>
          <w:shd w:val="clear" w:color="auto" w:fill="FFFFFF"/>
        </w:rPr>
        <w:t xml:space="preserve"> [13]</w:t>
      </w:r>
      <w:r w:rsidRPr="001F2587">
        <w:rPr>
          <w:rStyle w:val="keyword"/>
          <w:rFonts w:ascii="Times New Roman" w:hAnsi="Times New Roman" w:cs="Times New Roman"/>
          <w:iCs/>
          <w:sz w:val="28"/>
          <w:szCs w:val="28"/>
          <w:shd w:val="clear" w:color="auto" w:fill="FFFFFF"/>
        </w:rPr>
        <w:t xml:space="preserve">. Схема организации данных в </w:t>
      </w:r>
      <w:proofErr w:type="spellStart"/>
      <w:r w:rsidRPr="001F2587">
        <w:rPr>
          <w:rStyle w:val="keyword"/>
          <w:rFonts w:ascii="Times New Roman" w:hAnsi="Times New Roman" w:cs="Times New Roman"/>
          <w:iCs/>
          <w:sz w:val="28"/>
          <w:szCs w:val="28"/>
          <w:shd w:val="clear" w:color="auto" w:fill="FFFFFF"/>
        </w:rPr>
        <w:t>дескрипторно</w:t>
      </w:r>
      <w:proofErr w:type="spellEnd"/>
      <w:r w:rsidRPr="001F2587">
        <w:rPr>
          <w:rStyle w:val="keyword"/>
          <w:rFonts w:ascii="Times New Roman" w:hAnsi="Times New Roman" w:cs="Times New Roman"/>
          <w:iCs/>
          <w:sz w:val="28"/>
          <w:szCs w:val="28"/>
          <w:shd w:val="clear" w:color="auto" w:fill="FFFFFF"/>
        </w:rPr>
        <w:t>-иерархической модели, а также поиск по ключевым поисковым образам показан на рисунке 3.</w:t>
      </w:r>
    </w:p>
    <w:p w14:paraId="0820722D" w14:textId="5AD73EDA"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Разработанная модель может быть применена для организации представления, хранения и обработки </w:t>
      </w:r>
      <w:r w:rsidR="002F2647">
        <w:rPr>
          <w:rStyle w:val="keyword"/>
          <w:rFonts w:ascii="Times New Roman" w:hAnsi="Times New Roman" w:cs="Times New Roman"/>
          <w:iCs/>
          <w:sz w:val="28"/>
          <w:szCs w:val="28"/>
          <w:shd w:val="clear" w:color="auto" w:fill="FFFFFF"/>
        </w:rPr>
        <w:t>обучающего</w:t>
      </w:r>
      <w:r w:rsidRPr="001F2587">
        <w:rPr>
          <w:rStyle w:val="keyword"/>
          <w:rFonts w:ascii="Times New Roman" w:hAnsi="Times New Roman" w:cs="Times New Roman"/>
          <w:iCs/>
          <w:sz w:val="28"/>
          <w:szCs w:val="28"/>
          <w:shd w:val="clear" w:color="auto" w:fill="FFFFFF"/>
        </w:rPr>
        <w:t xml:space="preserve"> контента.</w:t>
      </w:r>
    </w:p>
    <w:p w14:paraId="6EADA9ED"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5FC8DE4B" w14:textId="20602E44" w:rsidR="001F2587" w:rsidRPr="001F2587" w:rsidRDefault="001F2587" w:rsidP="00B1214B">
      <w:pPr>
        <w:widowControl w:val="0"/>
        <w:spacing w:after="0"/>
        <w:ind w:firstLine="709"/>
        <w:jc w:val="center"/>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noProof/>
          <w:sz w:val="28"/>
          <w:szCs w:val="28"/>
          <w:shd w:val="clear" w:color="auto" w:fill="FFFFFF"/>
          <w:lang w:eastAsia="ru-RU"/>
        </w:rPr>
        <w:drawing>
          <wp:inline distT="0" distB="0" distL="0" distR="0" wp14:anchorId="7B1A35F3" wp14:editId="29DEEA88">
            <wp:extent cx="4540195" cy="161175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59724" cy="1654189"/>
                    </a:xfrm>
                    <a:prstGeom prst="rect">
                      <a:avLst/>
                    </a:prstGeom>
                    <a:noFill/>
                    <a:ln>
                      <a:noFill/>
                    </a:ln>
                  </pic:spPr>
                </pic:pic>
              </a:graphicData>
            </a:graphic>
          </wp:inline>
        </w:drawing>
      </w:r>
    </w:p>
    <w:p w14:paraId="604439C1"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3804DB0F" w14:textId="34687E2D"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Рис. 3. Организация хранения на основе ключевых слов</w:t>
      </w:r>
    </w:p>
    <w:p w14:paraId="27BD4EC1"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2D5492EF" w14:textId="090F49B3"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Объекты, показанные на рисунке 3, являются достаточно крупными фрагментами учебного материала, представляющими полностью завершенные дидактические единицы</w:t>
      </w:r>
      <w:r w:rsidR="00710566" w:rsidRPr="00710566">
        <w:rPr>
          <w:rStyle w:val="keyword"/>
          <w:rFonts w:ascii="Times New Roman" w:hAnsi="Times New Roman" w:cs="Times New Roman"/>
          <w:iCs/>
          <w:sz w:val="28"/>
          <w:szCs w:val="28"/>
          <w:shd w:val="clear" w:color="auto" w:fill="FFFFFF"/>
        </w:rPr>
        <w:t>[28]</w:t>
      </w:r>
      <w:r w:rsidRPr="001F2587">
        <w:rPr>
          <w:rStyle w:val="keyword"/>
          <w:rFonts w:ascii="Times New Roman" w:hAnsi="Times New Roman" w:cs="Times New Roman"/>
          <w:iCs/>
          <w:sz w:val="28"/>
          <w:szCs w:val="28"/>
          <w:shd w:val="clear" w:color="auto" w:fill="FFFFFF"/>
        </w:rPr>
        <w:t>, такие как: блок текстового материала с рисунком, тестовое задание или любой другой объект, обладающий смысловой ценностью. Совокупность таких объектов представляет собой общую исходную информацию, которая может быть собрана в различные итоговые модули. Метаданные объекта (будем использовать этот термин для описания характеристик, позволяющих осуществить его оценку и поиск) представлены в виде набора ключевых поисковых образов</w:t>
      </w:r>
      <w:r w:rsidR="002F2647" w:rsidRPr="002F2647">
        <w:rPr>
          <w:rStyle w:val="keyword"/>
          <w:rFonts w:ascii="Times New Roman" w:hAnsi="Times New Roman" w:cs="Times New Roman"/>
          <w:iCs/>
          <w:sz w:val="28"/>
          <w:szCs w:val="28"/>
          <w:shd w:val="clear" w:color="auto" w:fill="FFFFFF"/>
        </w:rPr>
        <w:t>[14]</w:t>
      </w:r>
      <w:r w:rsidRPr="001F2587">
        <w:rPr>
          <w:rStyle w:val="keyword"/>
          <w:rFonts w:ascii="Times New Roman" w:hAnsi="Times New Roman" w:cs="Times New Roman"/>
          <w:iCs/>
          <w:sz w:val="28"/>
          <w:szCs w:val="28"/>
          <w:shd w:val="clear" w:color="auto" w:fill="FFFFFF"/>
        </w:rPr>
        <w:t>. Каждый ключевой поисковый образ описывает содержательную составляющую объекта и имеет свой вес в зависимости от частоты его использования в метаданных объектов, а также важности данного объекта по отношению к другим. Критерий важности может определяться как нахождение данного объекта на высшем уровне иерархии в сортировке ключевых поисковых образов по мере их использования в представлении материала. Данный подход условно показан как сортировка ключевых поисковых образов в группе. Таким образом, ключевой поисковый образ, находящийся на самом высоком уровне иерархии, независимо от того, насколько часто он встречается в общей совокупности объектов, будет иметь наивысший уровень значимости.</w:t>
      </w:r>
    </w:p>
    <w:p w14:paraId="2095B56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Вышеописанный подход позволяет реализовать возможность формирования учебного контента по следующей схеме (см. поиск объектов на рисунке 3). Поиск интересующих объектов осуществляется по ключевому поисковому образу и/или их набору. Если ключевой поисковый образ находится на самом нижнем уровне иерархии, то в результате будут представлены все объекты, которые имеют в метаданных тот же ключевой поисковый образ. При этом последовательность предоставления объектов будет реализована в следующем порядке: первоначальной вывод объектов, имею</w:t>
      </w:r>
      <w:r w:rsidRPr="001F2587">
        <w:rPr>
          <w:rStyle w:val="keyword"/>
          <w:rFonts w:ascii="Times New Roman" w:hAnsi="Times New Roman" w:cs="Times New Roman"/>
          <w:iCs/>
          <w:sz w:val="28"/>
          <w:szCs w:val="28"/>
          <w:shd w:val="clear" w:color="auto" w:fill="FFFFFF"/>
        </w:rPr>
        <w:lastRenderedPageBreak/>
        <w:t>щих ключевые поисковые образы с высоким уровнем значимости в последовательности от наивысшего к наименьшему с учетом дополнительных ключевых поисковых образов, которые относятся к той же группе, что и искомый ключевой поисковый образ; последующий вывод объектов, имеющих в своих метаданных ключевые поисковые образы, не относящиеся к той же группе, что и искомый.</w:t>
      </w:r>
    </w:p>
    <w:p w14:paraId="2A5D6E23" w14:textId="77777777"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Если в качестве критерия поиска не был задан ключевой поисковый образ, который находится на верхнем уровне иерархии, то сборка модуля должна подразумевать в дополнительном материале сведения об этом объекте с возможностью последующего включения его в итоговый модуль.</w:t>
      </w:r>
    </w:p>
    <w:p w14:paraId="2F67E9A1" w14:textId="77777777" w:rsidR="009B7E6C" w:rsidRDefault="009B7E6C" w:rsidP="001F2587">
      <w:pPr>
        <w:widowControl w:val="0"/>
        <w:spacing w:after="0"/>
        <w:ind w:firstLine="709"/>
        <w:jc w:val="both"/>
        <w:rPr>
          <w:rStyle w:val="keyword"/>
          <w:rFonts w:ascii="Times New Roman" w:hAnsi="Times New Roman" w:cs="Times New Roman"/>
          <w:iCs/>
          <w:sz w:val="28"/>
          <w:szCs w:val="28"/>
          <w:shd w:val="clear" w:color="auto" w:fill="FFFFFF"/>
        </w:rPr>
      </w:pPr>
    </w:p>
    <w:p w14:paraId="06F7CFD1" w14:textId="36C30424" w:rsidR="0092219B" w:rsidRPr="009B7E6C" w:rsidRDefault="009B7E6C" w:rsidP="009B7E6C">
      <w:pPr>
        <w:pStyle w:val="2"/>
        <w:numPr>
          <w:ilvl w:val="1"/>
          <w:numId w:val="4"/>
        </w:numPr>
        <w:spacing w:before="0"/>
        <w:rPr>
          <w:rFonts w:ascii="Times New Roman" w:hAnsi="Times New Roman"/>
          <w:b/>
          <w:color w:val="auto"/>
          <w:sz w:val="28"/>
        </w:rPr>
      </w:pPr>
      <w:bookmarkStart w:id="7" w:name="_Toc70286224"/>
      <w:r>
        <w:rPr>
          <w:rFonts w:ascii="Times New Roman" w:hAnsi="Times New Roman"/>
          <w:b/>
          <w:color w:val="auto"/>
          <w:sz w:val="28"/>
        </w:rPr>
        <w:t>Подходы к</w:t>
      </w:r>
      <w:r w:rsidRPr="00695DDE">
        <w:rPr>
          <w:rFonts w:ascii="Times New Roman" w:hAnsi="Times New Roman"/>
          <w:b/>
          <w:color w:val="auto"/>
          <w:sz w:val="28"/>
        </w:rPr>
        <w:t xml:space="preserve"> </w:t>
      </w:r>
      <w:r w:rsidRPr="009B7E6C">
        <w:rPr>
          <w:rFonts w:ascii="Times New Roman" w:hAnsi="Times New Roman"/>
          <w:b/>
          <w:color w:val="auto"/>
          <w:sz w:val="28"/>
        </w:rPr>
        <w:t>подбору</w:t>
      </w:r>
      <w:r w:rsidRPr="00695DDE">
        <w:rPr>
          <w:rFonts w:ascii="Times New Roman" w:hAnsi="Times New Roman"/>
          <w:b/>
          <w:color w:val="auto"/>
          <w:sz w:val="28"/>
        </w:rPr>
        <w:t xml:space="preserve"> обучающего контента</w:t>
      </w:r>
      <w:bookmarkEnd w:id="7"/>
    </w:p>
    <w:p w14:paraId="573EEDE2" w14:textId="6D9226B0" w:rsidR="00B1214B" w:rsidRDefault="00B1214B">
      <w:pPr>
        <w:spacing w:after="160" w:line="259" w:lineRule="auto"/>
        <w:rPr>
          <w:lang w:eastAsia="ru-RU"/>
        </w:rPr>
      </w:pPr>
      <w:r>
        <w:rPr>
          <w:lang w:eastAsia="ru-RU"/>
        </w:rPr>
        <w:br w:type="page"/>
      </w:r>
    </w:p>
    <w:p w14:paraId="278C0D5F" w14:textId="77777777"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lastRenderedPageBreak/>
        <w:t>Любой обучающий курс – это прежде всего контент. Чем качественнее материал, тем эффективнее будет курс и тем лучше будет выполнена поставленная перед ним задача. Из этой статьи вы узнаете, как повысить качество обучающего контента. </w:t>
      </w:r>
    </w:p>
    <w:p w14:paraId="52D8FC24" w14:textId="4D2A01A1"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В понятие «обучающий контент» входит информация, которую организаторы курсов транслируют обучающимся. Во время обучения информацию передают разными способами: на лекциях, тренингах, вебинарах, в виде печатных и электронных </w:t>
      </w:r>
      <w:r w:rsidR="002F2647" w:rsidRPr="007E0A0C">
        <w:rPr>
          <w:rStyle w:val="keyword"/>
          <w:rFonts w:ascii="Times New Roman" w:hAnsi="Times New Roman" w:cs="Times New Roman"/>
          <w:iCs/>
          <w:sz w:val="28"/>
          <w:szCs w:val="28"/>
          <w:shd w:val="clear" w:color="auto" w:fill="FFFFFF"/>
        </w:rPr>
        <w:t>материалов</w:t>
      </w:r>
      <w:r w:rsidR="002F2647" w:rsidRPr="002F2647">
        <w:rPr>
          <w:rStyle w:val="keyword"/>
          <w:rFonts w:ascii="Times New Roman" w:hAnsi="Times New Roman" w:cs="Times New Roman"/>
          <w:iCs/>
          <w:sz w:val="28"/>
          <w:szCs w:val="28"/>
          <w:shd w:val="clear" w:color="auto" w:fill="FFFFFF"/>
        </w:rPr>
        <w:t xml:space="preserve"> [15]</w:t>
      </w:r>
      <w:r w:rsidRPr="007E0A0C">
        <w:rPr>
          <w:rStyle w:val="keyword"/>
          <w:rFonts w:ascii="Times New Roman" w:hAnsi="Times New Roman" w:cs="Times New Roman"/>
          <w:iCs/>
          <w:sz w:val="28"/>
          <w:szCs w:val="28"/>
          <w:shd w:val="clear" w:color="auto" w:fill="FFFFFF"/>
        </w:rPr>
        <w:t>. </w:t>
      </w:r>
    </w:p>
    <w:p w14:paraId="694DC838" w14:textId="1F10D62C"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Качественный контент вызывает заинтересованность аудитории, мотивирует их на обучение. Существуют критерии, по которым можно оценить качество контента</w:t>
      </w:r>
      <w:r w:rsidR="002E04B4" w:rsidRPr="002E04B4">
        <w:rPr>
          <w:rStyle w:val="keyword"/>
          <w:rFonts w:ascii="Times New Roman" w:hAnsi="Times New Roman" w:cs="Times New Roman"/>
          <w:iCs/>
          <w:sz w:val="28"/>
          <w:szCs w:val="28"/>
          <w:shd w:val="clear" w:color="auto" w:fill="FFFFFF"/>
        </w:rPr>
        <w:t xml:space="preserve"> [25]</w:t>
      </w:r>
      <w:r w:rsidRPr="007E0A0C">
        <w:rPr>
          <w:rStyle w:val="keyword"/>
          <w:rFonts w:ascii="Times New Roman" w:hAnsi="Times New Roman" w:cs="Times New Roman"/>
          <w:iCs/>
          <w:sz w:val="28"/>
          <w:szCs w:val="28"/>
          <w:shd w:val="clear" w:color="auto" w:fill="FFFFFF"/>
        </w:rPr>
        <w:t>. К ним относятся</w:t>
      </w:r>
      <w:r w:rsidR="002E04B4">
        <w:rPr>
          <w:rStyle w:val="keyword"/>
          <w:rFonts w:ascii="Times New Roman" w:hAnsi="Times New Roman" w:cs="Times New Roman"/>
          <w:iCs/>
          <w:sz w:val="28"/>
          <w:szCs w:val="28"/>
          <w:shd w:val="clear" w:color="auto" w:fill="FFFFFF"/>
          <w:lang w:val="en-US"/>
        </w:rPr>
        <w:t xml:space="preserve"> </w:t>
      </w:r>
      <w:r w:rsidR="002E04B4" w:rsidRPr="002E04B4">
        <w:rPr>
          <w:rStyle w:val="keyword"/>
          <w:rFonts w:ascii="Times New Roman" w:hAnsi="Times New Roman" w:cs="Times New Roman"/>
          <w:iCs/>
          <w:sz w:val="28"/>
          <w:szCs w:val="28"/>
          <w:shd w:val="clear" w:color="auto" w:fill="FFFFFF"/>
        </w:rPr>
        <w:t>[26]</w:t>
      </w:r>
      <w:r w:rsidRPr="007E0A0C">
        <w:rPr>
          <w:rStyle w:val="keyword"/>
          <w:rFonts w:ascii="Times New Roman" w:hAnsi="Times New Roman" w:cs="Times New Roman"/>
          <w:iCs/>
          <w:sz w:val="28"/>
          <w:szCs w:val="28"/>
          <w:shd w:val="clear" w:color="auto" w:fill="FFFFFF"/>
        </w:rPr>
        <w:t>:</w:t>
      </w:r>
    </w:p>
    <w:p w14:paraId="6806EFB2"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Формат обучения. Влияет на эффективность усвоения информации.</w:t>
      </w:r>
    </w:p>
    <w:p w14:paraId="6D267A52"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Содержание. Актуальность информации, возможность отработать практические умения. </w:t>
      </w:r>
    </w:p>
    <w:p w14:paraId="782F82E3"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Внешнее оформление. Влияет на визуальное восприятие, а также формирует впечатление о курсах.</w:t>
      </w:r>
    </w:p>
    <w:p w14:paraId="4DA920CF" w14:textId="77777777" w:rsidR="002E04B4"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Стиль подачи. От него также зависит заинтересованность аудитории.</w:t>
      </w:r>
    </w:p>
    <w:p w14:paraId="5A716B73"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Решает конкретные проблемы. Создание нового контента подчиняется главной цели – найти ответ на вопросы потенциальных читателей и предоставить практичное решение: быстрое, результативное и осязаемое.</w:t>
      </w:r>
    </w:p>
    <w:p w14:paraId="305D4989"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Отличается глубиной проработки материала. Предоставляя обширные знания и деловую компетенцию, контент для людей характеризуется большей глубиной проработки материала и обстоятельными предложениями для решения насущных проблем.</w:t>
      </w:r>
    </w:p>
    <w:p w14:paraId="1EB7CAF2"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Содержит актуальную информацию. Востребованный контент предоставляет актуальную информацию, полезную для целевой аудитории и способствующую решению текущих задач. На конкретных примерах раскрываются потенциальные выгоды и способы достижения поставленного результата.</w:t>
      </w:r>
    </w:p>
    <w:p w14:paraId="138A490F"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Обладает конкретной целью. Наличие конкретной цели отличает контент высокого качества от заурядных текстов, лишенных творческого содержания и смысловой уникальности.</w:t>
      </w:r>
    </w:p>
    <w:p w14:paraId="726CFF40"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Не содержит противоречивых сведений. Контент высокого качества отличается стройной логикой и не содержит сведений противоречивого характера. Каждый абзац убедительно раскрывает тему и ненавязчиво подводит читателей к определенному выводу, мотивируя на совершение заданных действий.</w:t>
      </w:r>
    </w:p>
    <w:p w14:paraId="51BD3C45" w14:textId="1D0C0CA2" w:rsidR="007E0A0C"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Содержит конкретные примеры. Для текстов на сложные тематики (финансы, экономика, техника, промышленное оборудование, описание технологических процессов, научные публикации и др.) просто необходимы конкретные примеры, которые помогут разобраться не только профессионалам, но обычным пользователям без специального образование и должной компетенции.</w:t>
      </w:r>
    </w:p>
    <w:p w14:paraId="63BDFC01" w14:textId="75FD983E"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Подробнее о работе с </w:t>
      </w:r>
      <w:r w:rsidR="002E04B4">
        <w:rPr>
          <w:rStyle w:val="keyword"/>
          <w:rFonts w:ascii="Times New Roman" w:hAnsi="Times New Roman" w:cs="Times New Roman"/>
          <w:iCs/>
          <w:sz w:val="28"/>
          <w:szCs w:val="28"/>
          <w:shd w:val="clear" w:color="auto" w:fill="FFFFFF"/>
        </w:rPr>
        <w:t>некоторыми</w:t>
      </w:r>
      <w:r w:rsidRPr="007E0A0C">
        <w:rPr>
          <w:rStyle w:val="keyword"/>
          <w:rFonts w:ascii="Times New Roman" w:hAnsi="Times New Roman" w:cs="Times New Roman"/>
          <w:iCs/>
          <w:sz w:val="28"/>
          <w:szCs w:val="28"/>
          <w:shd w:val="clear" w:color="auto" w:fill="FFFFFF"/>
        </w:rPr>
        <w:t xml:space="preserve"> критери</w:t>
      </w:r>
      <w:r w:rsidR="002E04B4">
        <w:rPr>
          <w:rStyle w:val="keyword"/>
          <w:rFonts w:ascii="Times New Roman" w:hAnsi="Times New Roman" w:cs="Times New Roman"/>
          <w:iCs/>
          <w:sz w:val="28"/>
          <w:szCs w:val="28"/>
          <w:shd w:val="clear" w:color="auto" w:fill="FFFFFF"/>
        </w:rPr>
        <w:t>ями</w:t>
      </w:r>
      <w:r w:rsidRPr="007E0A0C">
        <w:rPr>
          <w:rStyle w:val="keyword"/>
          <w:rFonts w:ascii="Times New Roman" w:hAnsi="Times New Roman" w:cs="Times New Roman"/>
          <w:iCs/>
          <w:sz w:val="28"/>
          <w:szCs w:val="28"/>
          <w:shd w:val="clear" w:color="auto" w:fill="FFFFFF"/>
        </w:rPr>
        <w:t>. </w:t>
      </w:r>
    </w:p>
    <w:p w14:paraId="1AE31138" w14:textId="537F1545"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Некоторые обучающие программы невозможно организовать только в формате лекций или вебинаров</w:t>
      </w:r>
      <w:r w:rsidR="002F2647" w:rsidRPr="002F2647">
        <w:rPr>
          <w:rStyle w:val="keyword"/>
          <w:rFonts w:ascii="Times New Roman" w:hAnsi="Times New Roman" w:cs="Times New Roman"/>
          <w:iCs/>
          <w:sz w:val="28"/>
          <w:szCs w:val="28"/>
          <w:shd w:val="clear" w:color="auto" w:fill="FFFFFF"/>
        </w:rPr>
        <w:t xml:space="preserve"> [16]</w:t>
      </w:r>
      <w:r w:rsidRPr="004F1888">
        <w:rPr>
          <w:rStyle w:val="keyword"/>
          <w:rFonts w:ascii="Times New Roman" w:hAnsi="Times New Roman" w:cs="Times New Roman"/>
          <w:iCs/>
          <w:sz w:val="28"/>
          <w:szCs w:val="28"/>
          <w:shd w:val="clear" w:color="auto" w:fill="FFFFFF"/>
        </w:rPr>
        <w:t xml:space="preserve">, нужна практика.  </w:t>
      </w:r>
      <w:r w:rsidR="004F1888" w:rsidRPr="004F1888">
        <w:rPr>
          <w:rStyle w:val="keyword"/>
          <w:rFonts w:ascii="Times New Roman" w:hAnsi="Times New Roman" w:cs="Times New Roman"/>
          <w:iCs/>
          <w:sz w:val="28"/>
          <w:szCs w:val="28"/>
          <w:shd w:val="clear" w:color="auto" w:fill="FFFFFF"/>
        </w:rPr>
        <w:t>П</w:t>
      </w:r>
      <w:r w:rsidRPr="004F1888">
        <w:rPr>
          <w:rStyle w:val="keyword"/>
          <w:rFonts w:ascii="Times New Roman" w:hAnsi="Times New Roman" w:cs="Times New Roman"/>
          <w:iCs/>
          <w:sz w:val="28"/>
          <w:szCs w:val="28"/>
          <w:shd w:val="clear" w:color="auto" w:fill="FFFFFF"/>
        </w:rPr>
        <w:t xml:space="preserve">о возможности </w:t>
      </w:r>
      <w:r w:rsidR="004F1888" w:rsidRPr="004F1888">
        <w:rPr>
          <w:rStyle w:val="keyword"/>
          <w:rFonts w:ascii="Times New Roman" w:hAnsi="Times New Roman" w:cs="Times New Roman"/>
          <w:iCs/>
          <w:sz w:val="28"/>
          <w:szCs w:val="28"/>
          <w:shd w:val="clear" w:color="auto" w:fill="FFFFFF"/>
        </w:rPr>
        <w:t xml:space="preserve">необходимо </w:t>
      </w:r>
      <w:r w:rsidRPr="004F1888">
        <w:rPr>
          <w:rStyle w:val="keyword"/>
          <w:rFonts w:ascii="Times New Roman" w:hAnsi="Times New Roman" w:cs="Times New Roman"/>
          <w:iCs/>
          <w:sz w:val="28"/>
          <w:szCs w:val="28"/>
          <w:shd w:val="clear" w:color="auto" w:fill="FFFFFF"/>
        </w:rPr>
        <w:t>комбинировать форматы: это позволит адаптировать обучающие курсы к нуждам аудитории, повысит вовлеченность обучающихся и поможет сформировать профессиональные навыки. </w:t>
      </w:r>
    </w:p>
    <w:p w14:paraId="5E45C281" w14:textId="436168FC" w:rsidR="007E0A0C" w:rsidRPr="004F1888" w:rsidRDefault="004F1888"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Рекомендуется использовать проектную работу, которая</w:t>
      </w:r>
      <w:r w:rsidR="007E0A0C" w:rsidRPr="004F1888">
        <w:rPr>
          <w:rStyle w:val="keyword"/>
          <w:rFonts w:ascii="Times New Roman" w:hAnsi="Times New Roman" w:cs="Times New Roman"/>
          <w:iCs/>
          <w:sz w:val="28"/>
          <w:szCs w:val="28"/>
          <w:shd w:val="clear" w:color="auto" w:fill="FFFFFF"/>
        </w:rPr>
        <w:t xml:space="preserve"> практически идеальный формат для дистанционного обучения. После изучения теории и отработки умений во время домашних заданий сотруднику важно получить практический опыт. Это возможно во время совместной работы с преподавателем над учебным проектом.</w:t>
      </w:r>
    </w:p>
    <w:p w14:paraId="6BA867A9" w14:textId="37460DED"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Традиционная система образования использует преимущественно подход от простого к сложному. Такой подход не всегда будет оптимальным: </w:t>
      </w:r>
      <w:r w:rsidRPr="007E0A0C">
        <w:rPr>
          <w:rStyle w:val="keyword"/>
          <w:rFonts w:ascii="Times New Roman" w:hAnsi="Times New Roman" w:cs="Times New Roman"/>
          <w:iCs/>
          <w:sz w:val="28"/>
          <w:szCs w:val="28"/>
          <w:shd w:val="clear" w:color="auto" w:fill="FFFFFF"/>
        </w:rPr>
        <w:lastRenderedPageBreak/>
        <w:t>существуют дисциплины, в которых лучше использовать дедуктивный подход – от основных закономерностей к частным случаям. Яркий пример – изучение программирования. </w:t>
      </w:r>
      <w:r w:rsidR="004F1888" w:rsidRPr="004F1888">
        <w:rPr>
          <w:rStyle w:val="keyword"/>
          <w:rFonts w:ascii="Times New Roman" w:hAnsi="Times New Roman" w:cs="Times New Roman"/>
          <w:iCs/>
          <w:sz w:val="28"/>
          <w:szCs w:val="28"/>
          <w:shd w:val="clear" w:color="auto" w:fill="FFFFFF"/>
        </w:rPr>
        <w:t>Кроме того, т</w:t>
      </w:r>
      <w:r w:rsidRPr="007E0A0C">
        <w:rPr>
          <w:rStyle w:val="keyword"/>
          <w:rFonts w:ascii="Times New Roman" w:hAnsi="Times New Roman" w:cs="Times New Roman"/>
          <w:iCs/>
          <w:sz w:val="28"/>
          <w:szCs w:val="28"/>
          <w:shd w:val="clear" w:color="auto" w:fill="FFFFFF"/>
        </w:rPr>
        <w:t>ехнологии и языки постоянно меняются, но программирование или принцип работы с алгоритмами остается таким же, каким был в середине XX века. Поэтому программисту, который хорошо понимает общие закономерности, не составит труда изучить новый язык или технологию. Фактически на это уходят недели или дни. </w:t>
      </w:r>
      <w:r w:rsidR="004F1888" w:rsidRPr="004F1888">
        <w:rPr>
          <w:rStyle w:val="keyword"/>
          <w:rFonts w:ascii="Times New Roman" w:hAnsi="Times New Roman" w:cs="Times New Roman"/>
          <w:iCs/>
          <w:sz w:val="28"/>
          <w:szCs w:val="28"/>
          <w:shd w:val="clear" w:color="auto" w:fill="FFFFFF"/>
        </w:rPr>
        <w:t xml:space="preserve"> Рекомендовано </w:t>
      </w:r>
      <w:r w:rsidR="002F2647" w:rsidRPr="004F1888">
        <w:rPr>
          <w:rStyle w:val="keyword"/>
          <w:rFonts w:ascii="Times New Roman" w:hAnsi="Times New Roman" w:cs="Times New Roman"/>
          <w:iCs/>
          <w:sz w:val="28"/>
          <w:szCs w:val="28"/>
          <w:shd w:val="clear" w:color="auto" w:fill="FFFFFF"/>
        </w:rPr>
        <w:t>двигаться</w:t>
      </w:r>
      <w:r w:rsidRPr="004F1888">
        <w:rPr>
          <w:rStyle w:val="keyword"/>
          <w:rFonts w:ascii="Times New Roman" w:hAnsi="Times New Roman" w:cs="Times New Roman"/>
          <w:iCs/>
          <w:sz w:val="28"/>
          <w:szCs w:val="28"/>
          <w:shd w:val="clear" w:color="auto" w:fill="FFFFFF"/>
        </w:rPr>
        <w:t xml:space="preserve"> от простого к сложному, но одновременно помогайте сотрудникам получить общее понимание дисциплины. </w:t>
      </w:r>
    </w:p>
    <w:p w14:paraId="1BF6992F" w14:textId="61397882"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Преподаватель-теоретик может дать хорошую базу, но сотрудники должны получить конкретные навыки. Преподаватель должен быть сильным практиком, чтобы делиться с персоналом случаями из собственного опыта и своими подходами к решению задач. </w:t>
      </w:r>
    </w:p>
    <w:p w14:paraId="74D0FD8C" w14:textId="0D5E2FF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Задавайте обучающимся домашние задания, следите, чтобы они их выполняли. Теория лучше усвоится, если подкреплять ее практикой. Оптимальный вариант – допускать к итоговым экзаменам или тестам после выполнения всех домашних заданий. </w:t>
      </w:r>
    </w:p>
    <w:p w14:paraId="15110D15" w14:textId="303723DF"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Отзывы и вопросы участников обучения – отличный инструмент для повышения качества контента</w:t>
      </w:r>
      <w:r w:rsidR="00710566" w:rsidRPr="00710566">
        <w:rPr>
          <w:rStyle w:val="keyword"/>
          <w:rFonts w:ascii="Times New Roman" w:hAnsi="Times New Roman" w:cs="Times New Roman"/>
          <w:iCs/>
          <w:sz w:val="28"/>
          <w:szCs w:val="28"/>
          <w:shd w:val="clear" w:color="auto" w:fill="FFFFFF"/>
        </w:rPr>
        <w:t>[29]</w:t>
      </w:r>
      <w:r w:rsidRPr="007E0A0C">
        <w:rPr>
          <w:rStyle w:val="keyword"/>
          <w:rFonts w:ascii="Times New Roman" w:hAnsi="Times New Roman" w:cs="Times New Roman"/>
          <w:iCs/>
          <w:sz w:val="28"/>
          <w:szCs w:val="28"/>
          <w:shd w:val="clear" w:color="auto" w:fill="FFFFFF"/>
        </w:rPr>
        <w:t>. Более того с помощью обратной связи можно контролировать эффективность обучения. Например, если большинство обучающихся после лекции не справляется с заданным упражнением, лектору нужно искать способы более эффективной подачи материала. </w:t>
      </w:r>
    </w:p>
    <w:p w14:paraId="5A137445" w14:textId="77777777" w:rsidR="004F1888"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Содержание – главная ценность обучающего курса. Но без качественного оформления любой контент может остаться незамеченным. </w:t>
      </w:r>
    </w:p>
    <w:p w14:paraId="4EEAC92F" w14:textId="7B93398B"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Оформление – это одежка, по которой встречают. Также оно влияет на то, будут ли сотрудники повторно использовать ваш курс и рекомендовать его. Наши советы помогут улучшить оформление. </w:t>
      </w:r>
    </w:p>
    <w:p w14:paraId="71624069" w14:textId="681AFF1C"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 xml:space="preserve">Ошибаются все, даже учителя русского языка. Поэтому обязательно отдавайте материалы лекций на корректуру и редактуру. Это нужно, чтобы сотрудники не теряли доверие к лектору из-за опечаток или стилистических </w:t>
      </w:r>
      <w:r w:rsidRPr="004F1888">
        <w:rPr>
          <w:rStyle w:val="keyword"/>
          <w:rFonts w:ascii="Times New Roman" w:hAnsi="Times New Roman" w:cs="Times New Roman"/>
          <w:iCs/>
          <w:sz w:val="28"/>
          <w:szCs w:val="28"/>
          <w:shd w:val="clear" w:color="auto" w:fill="FFFFFF"/>
        </w:rPr>
        <w:lastRenderedPageBreak/>
        <w:t>ошибок. </w:t>
      </w:r>
    </w:p>
    <w:p w14:paraId="6EB9D539" w14:textId="7A992A3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В тренинговом обучении хорошей практикой считается, когда тренер говорит меньше обучающихся. Это вовлекает участников в процесс, что способствует активному усвоению информации. </w:t>
      </w:r>
    </w:p>
    <w:p w14:paraId="60F4EB99" w14:textId="5B298BC6"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Помогут абстракции и аналогии</w:t>
      </w:r>
      <w:r w:rsidR="00710566">
        <w:rPr>
          <w:rStyle w:val="keyword"/>
          <w:rFonts w:ascii="Times New Roman" w:hAnsi="Times New Roman" w:cs="Times New Roman"/>
          <w:iCs/>
          <w:sz w:val="28"/>
          <w:szCs w:val="28"/>
          <w:shd w:val="clear" w:color="auto" w:fill="FFFFFF"/>
          <w:lang w:val="en-US"/>
        </w:rPr>
        <w:t>[30]</w:t>
      </w:r>
      <w:r w:rsidRPr="004F1888">
        <w:rPr>
          <w:rStyle w:val="keyword"/>
          <w:rFonts w:ascii="Times New Roman" w:hAnsi="Times New Roman" w:cs="Times New Roman"/>
          <w:iCs/>
          <w:sz w:val="28"/>
          <w:szCs w:val="28"/>
          <w:shd w:val="clear" w:color="auto" w:fill="FFFFFF"/>
        </w:rPr>
        <w:t>. Простой пример – программисты при изучении вложенных списков используют аналогию дерева, а чтобы понять структуры данных, работают с точками на оси координат. Хорошая абстракция помогает усвоить суть сложных понятий. Это работает, без преувеличения, в любой сфере. </w:t>
      </w:r>
    </w:p>
    <w:p w14:paraId="22C9F0E3" w14:textId="4701A0DC" w:rsid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Помните, обучающий контент нельзя сделать качественным раз и навсегда. Содержание придется постоянно актуализировать даже в консервативных тематиках. Всегда нужно работать над стилем подачи информации. Лекторам и обучающим организациям стоит осваивать новые форматы проведения занятий. Не останавливайте работу над качеством контента. Это поможет вашей аудитории учиться эффективно, а вам – сохранять конкурентоспособность на образовательном рынке.</w:t>
      </w:r>
    </w:p>
    <w:p w14:paraId="2484E0AE" w14:textId="77777777" w:rsidR="00DE7D65" w:rsidRDefault="00DE7D65" w:rsidP="004F1888">
      <w:pPr>
        <w:widowControl w:val="0"/>
        <w:spacing w:after="0"/>
        <w:ind w:firstLine="709"/>
        <w:jc w:val="both"/>
        <w:rPr>
          <w:rStyle w:val="keyword"/>
          <w:rFonts w:ascii="Times New Roman" w:hAnsi="Times New Roman" w:cs="Times New Roman"/>
          <w:iCs/>
          <w:sz w:val="28"/>
          <w:szCs w:val="28"/>
          <w:shd w:val="clear" w:color="auto" w:fill="FFFFFF"/>
        </w:rPr>
      </w:pPr>
    </w:p>
    <w:p w14:paraId="0B058C78" w14:textId="393DBC15" w:rsidR="00DE7D65" w:rsidRPr="00DE7D65" w:rsidRDefault="00DE7D65" w:rsidP="00DE7D65">
      <w:pPr>
        <w:pStyle w:val="2"/>
        <w:numPr>
          <w:ilvl w:val="1"/>
          <w:numId w:val="4"/>
        </w:numPr>
        <w:spacing w:before="0"/>
        <w:rPr>
          <w:rFonts w:ascii="Times New Roman" w:hAnsi="Times New Roman"/>
          <w:b/>
          <w:color w:val="auto"/>
          <w:sz w:val="28"/>
        </w:rPr>
      </w:pPr>
      <w:bookmarkStart w:id="8" w:name="_Toc70286225"/>
      <w:r w:rsidRPr="00DE7D65">
        <w:rPr>
          <w:rFonts w:ascii="Times New Roman" w:hAnsi="Times New Roman"/>
          <w:b/>
          <w:color w:val="auto"/>
          <w:sz w:val="28"/>
        </w:rPr>
        <w:t>Анализ</w:t>
      </w:r>
      <w:r>
        <w:rPr>
          <w:rFonts w:ascii="Times New Roman" w:hAnsi="Times New Roman"/>
          <w:b/>
          <w:color w:val="auto"/>
          <w:sz w:val="28"/>
        </w:rPr>
        <w:t xml:space="preserve"> существующих</w:t>
      </w:r>
      <w:r w:rsidRPr="00DE7D65">
        <w:rPr>
          <w:rFonts w:ascii="Times New Roman" w:hAnsi="Times New Roman"/>
          <w:b/>
          <w:color w:val="auto"/>
          <w:sz w:val="28"/>
        </w:rPr>
        <w:t xml:space="preserve"> систем </w:t>
      </w:r>
      <w:bookmarkStart w:id="9" w:name="_Hlk69514108"/>
      <w:bookmarkStart w:id="10" w:name="_Hlk69514776"/>
      <w:r w:rsidRPr="00DE7D65">
        <w:rPr>
          <w:rFonts w:ascii="Times New Roman" w:hAnsi="Times New Roman"/>
          <w:b/>
          <w:color w:val="auto"/>
          <w:sz w:val="28"/>
        </w:rPr>
        <w:t>подбора</w:t>
      </w:r>
      <w:bookmarkEnd w:id="9"/>
      <w:r w:rsidRPr="00DE7D65">
        <w:rPr>
          <w:rFonts w:ascii="Times New Roman" w:hAnsi="Times New Roman"/>
          <w:b/>
          <w:color w:val="auto"/>
          <w:sz w:val="28"/>
        </w:rPr>
        <w:t xml:space="preserve"> и хранения обучающего контента</w:t>
      </w:r>
      <w:bookmarkEnd w:id="10"/>
      <w:bookmarkEnd w:id="8"/>
    </w:p>
    <w:p w14:paraId="6EEA927C" w14:textId="77777777" w:rsidR="00DE7D65" w:rsidRDefault="00DE7D65" w:rsidP="00DE7D65"/>
    <w:p w14:paraId="38029669" w14:textId="77777777" w:rsidR="00DE7D65" w:rsidRDefault="00DE7D65" w:rsidP="00DE7D65">
      <w:pPr>
        <w:pStyle w:val="af3"/>
        <w:widowControl w:val="0"/>
        <w:spacing w:before="0" w:beforeAutospacing="0" w:after="0" w:afterAutospacing="0" w:line="276" w:lineRule="auto"/>
        <w:ind w:firstLine="709"/>
        <w:jc w:val="both"/>
        <w:rPr>
          <w:spacing w:val="-2"/>
          <w:sz w:val="28"/>
          <w:szCs w:val="28"/>
        </w:rPr>
      </w:pP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 xml:space="preserve">обучающего контента </w:t>
      </w:r>
      <w:r w:rsidRPr="00470E34">
        <w:rPr>
          <w:spacing w:val="-2"/>
          <w:sz w:val="28"/>
          <w:szCs w:val="28"/>
        </w:rPr>
        <w:t xml:space="preserve">сегодня очень востребовано, оно стало неотъемлемой частью </w:t>
      </w:r>
      <w:r>
        <w:rPr>
          <w:spacing w:val="-2"/>
          <w:sz w:val="28"/>
          <w:szCs w:val="28"/>
        </w:rPr>
        <w:t>жизни ее сотрудников</w:t>
      </w:r>
      <w:r w:rsidRPr="00470E34">
        <w:rPr>
          <w:spacing w:val="-2"/>
          <w:sz w:val="28"/>
          <w:szCs w:val="28"/>
        </w:rPr>
        <w:t xml:space="preserve">, информация об </w:t>
      </w:r>
      <w:r w:rsidRPr="00C70756">
        <w:rPr>
          <w:spacing w:val="-2"/>
          <w:sz w:val="28"/>
          <w:szCs w:val="28"/>
        </w:rPr>
        <w:t>обучающе</w:t>
      </w:r>
      <w:r>
        <w:rPr>
          <w:spacing w:val="-2"/>
          <w:sz w:val="28"/>
          <w:szCs w:val="28"/>
        </w:rPr>
        <w:t>м</w:t>
      </w:r>
      <w:r w:rsidRPr="00C70756">
        <w:rPr>
          <w:spacing w:val="-2"/>
          <w:sz w:val="28"/>
          <w:szCs w:val="28"/>
        </w:rPr>
        <w:t xml:space="preserve"> контент</w:t>
      </w:r>
      <w:r>
        <w:rPr>
          <w:spacing w:val="-2"/>
          <w:sz w:val="28"/>
          <w:szCs w:val="28"/>
        </w:rPr>
        <w:t>е</w:t>
      </w:r>
      <w:r w:rsidRPr="00470E34">
        <w:rPr>
          <w:spacing w:val="-2"/>
          <w:sz w:val="28"/>
          <w:szCs w:val="28"/>
        </w:rPr>
        <w:t xml:space="preserve"> собрана в различных международных и национальных </w:t>
      </w:r>
      <w:r>
        <w:rPr>
          <w:spacing w:val="-2"/>
          <w:sz w:val="28"/>
          <w:szCs w:val="28"/>
        </w:rPr>
        <w:t>хранилищах.</w:t>
      </w:r>
    </w:p>
    <w:p w14:paraId="5650FB42" w14:textId="77777777" w:rsidR="00DE7D65" w:rsidRPr="00821228" w:rsidRDefault="00DE7D65" w:rsidP="00DE7D65">
      <w:pPr>
        <w:pStyle w:val="af3"/>
        <w:widowControl w:val="0"/>
        <w:spacing w:before="0" w:beforeAutospacing="0" w:after="0" w:afterAutospacing="0" w:line="276" w:lineRule="auto"/>
        <w:ind w:firstLine="709"/>
        <w:jc w:val="both"/>
        <w:rPr>
          <w:sz w:val="28"/>
          <w:szCs w:val="28"/>
        </w:rPr>
      </w:pPr>
      <w:r w:rsidRPr="00D54F99">
        <w:rPr>
          <w:sz w:val="28"/>
          <w:szCs w:val="28"/>
        </w:rPr>
        <w:t xml:space="preserve">Для того </w:t>
      </w:r>
      <w:r w:rsidRPr="00D54F99">
        <w:rPr>
          <w:bCs/>
          <w:sz w:val="28"/>
          <w:szCs w:val="28"/>
        </w:rPr>
        <w:t>чтобы проект был успешен,</w:t>
      </w:r>
      <w:r w:rsidRPr="00D54F99">
        <w:rPr>
          <w:sz w:val="28"/>
          <w:szCs w:val="28"/>
        </w:rPr>
        <w:t xml:space="preserve"> </w:t>
      </w:r>
      <w:r w:rsidRPr="00D54F99">
        <w:rPr>
          <w:bCs/>
          <w:sz w:val="28"/>
          <w:szCs w:val="28"/>
        </w:rPr>
        <w:t xml:space="preserve">необходимо уметь </w:t>
      </w:r>
      <w:r>
        <w:rPr>
          <w:bCs/>
          <w:sz w:val="28"/>
          <w:szCs w:val="28"/>
        </w:rPr>
        <w:t>быстро изучать новые технологии, а значит и быстро находить, и изучать новые горизонты</w:t>
      </w:r>
      <w:r w:rsidRPr="00D54F99">
        <w:rPr>
          <w:sz w:val="28"/>
          <w:szCs w:val="28"/>
        </w:rPr>
        <w:t xml:space="preserve">. </w:t>
      </w: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обучающего контента</w:t>
      </w:r>
      <w:r w:rsidRPr="00D54F99">
        <w:rPr>
          <w:sz w:val="28"/>
          <w:szCs w:val="28"/>
        </w:rPr>
        <w:t xml:space="preserve"> является разделом </w:t>
      </w:r>
      <w:r>
        <w:rPr>
          <w:sz w:val="28"/>
          <w:szCs w:val="28"/>
        </w:rPr>
        <w:t>обучения для проекта</w:t>
      </w:r>
      <w:r w:rsidRPr="00D54F99">
        <w:rPr>
          <w:sz w:val="28"/>
          <w:szCs w:val="28"/>
        </w:rPr>
        <w:t xml:space="preserve">, который отражает в себе только те процессы, которые </w:t>
      </w:r>
      <w:r w:rsidRPr="00821228">
        <w:rPr>
          <w:sz w:val="28"/>
          <w:szCs w:val="28"/>
        </w:rPr>
        <w:t xml:space="preserve">достаточны и необходимы для обеспечения целей проекта, за счет оптимального использования </w:t>
      </w:r>
      <w:r w:rsidRPr="00821228">
        <w:rPr>
          <w:sz w:val="28"/>
          <w:szCs w:val="28"/>
        </w:rPr>
        <w:lastRenderedPageBreak/>
        <w:t xml:space="preserve">имеющихся </w:t>
      </w:r>
      <w:r>
        <w:rPr>
          <w:sz w:val="28"/>
          <w:szCs w:val="28"/>
        </w:rPr>
        <w:t xml:space="preserve">временных </w:t>
      </w:r>
      <w:r w:rsidRPr="00821228">
        <w:rPr>
          <w:sz w:val="28"/>
          <w:szCs w:val="28"/>
        </w:rPr>
        <w:t>ресурсов.</w:t>
      </w:r>
    </w:p>
    <w:p w14:paraId="7BC3E6E5" w14:textId="77777777" w:rsidR="00DE7D65" w:rsidRDefault="00DE7D65" w:rsidP="00DE7D65">
      <w:pPr>
        <w:autoSpaceDE w:val="0"/>
        <w:autoSpaceDN w:val="0"/>
        <w:adjustRightInd w:val="0"/>
        <w:spacing w:after="0"/>
        <w:ind w:firstLine="709"/>
        <w:jc w:val="both"/>
        <w:rPr>
          <w:rFonts w:ascii="Times New Roman" w:hAnsi="Times New Roman" w:cs="Times New Roman"/>
          <w:color w:val="000000"/>
          <w:spacing w:val="-2"/>
          <w:sz w:val="28"/>
          <w:szCs w:val="28"/>
        </w:rPr>
      </w:pPr>
      <w:r w:rsidRPr="005D1932">
        <w:rPr>
          <w:rFonts w:ascii="Times New Roman" w:hAnsi="Times New Roman" w:cs="Times New Roman"/>
          <w:color w:val="000000"/>
          <w:spacing w:val="-2"/>
          <w:sz w:val="28"/>
          <w:szCs w:val="28"/>
        </w:rPr>
        <w:t xml:space="preserve">Создание и использование систем </w:t>
      </w:r>
      <w:r w:rsidRPr="00C70756">
        <w:rPr>
          <w:rFonts w:ascii="Times New Roman" w:hAnsi="Times New Roman" w:cs="Times New Roman"/>
          <w:color w:val="000000"/>
          <w:spacing w:val="-2"/>
          <w:sz w:val="28"/>
          <w:szCs w:val="28"/>
        </w:rPr>
        <w:t>подбора и хранения обучающего контента</w:t>
      </w:r>
      <w:r w:rsidRPr="005D1932">
        <w:rPr>
          <w:rFonts w:ascii="Times New Roman" w:hAnsi="Times New Roman" w:cs="Times New Roman"/>
          <w:color w:val="000000"/>
          <w:spacing w:val="-2"/>
          <w:sz w:val="28"/>
          <w:szCs w:val="28"/>
        </w:rPr>
        <w:t xml:space="preserve"> в компаниях позволяет более </w:t>
      </w:r>
      <w:r>
        <w:rPr>
          <w:rFonts w:ascii="Times New Roman" w:hAnsi="Times New Roman" w:cs="Times New Roman"/>
          <w:color w:val="000000"/>
          <w:spacing w:val="-2"/>
          <w:sz w:val="28"/>
          <w:szCs w:val="28"/>
        </w:rPr>
        <w:t>точно</w:t>
      </w:r>
      <w:r w:rsidRPr="005D1932">
        <w:rPr>
          <w:rFonts w:ascii="Times New Roman" w:hAnsi="Times New Roman" w:cs="Times New Roman"/>
          <w:color w:val="000000"/>
          <w:spacing w:val="-2"/>
          <w:sz w:val="28"/>
          <w:szCs w:val="28"/>
        </w:rPr>
        <w:t xml:space="preserve"> учитывать проектные риски, оптимизировать использование </w:t>
      </w:r>
      <w:r>
        <w:rPr>
          <w:rFonts w:ascii="Times New Roman" w:hAnsi="Times New Roman" w:cs="Times New Roman"/>
          <w:color w:val="000000"/>
          <w:spacing w:val="-2"/>
          <w:sz w:val="28"/>
          <w:szCs w:val="28"/>
        </w:rPr>
        <w:t>доступных</w:t>
      </w:r>
      <w:r w:rsidRPr="005D1932">
        <w:rPr>
          <w:rFonts w:ascii="Times New Roman" w:hAnsi="Times New Roman" w:cs="Times New Roman"/>
          <w:color w:val="000000"/>
          <w:spacing w:val="-2"/>
          <w:sz w:val="28"/>
          <w:szCs w:val="28"/>
        </w:rPr>
        <w:t xml:space="preserve"> ресурсов и избегать </w:t>
      </w:r>
      <w:r>
        <w:rPr>
          <w:rFonts w:ascii="Times New Roman" w:hAnsi="Times New Roman" w:cs="Times New Roman"/>
          <w:color w:val="000000"/>
          <w:spacing w:val="-2"/>
          <w:sz w:val="28"/>
          <w:szCs w:val="28"/>
        </w:rPr>
        <w:t>критических</w:t>
      </w:r>
      <w:r w:rsidRPr="005D1932">
        <w:rPr>
          <w:rFonts w:ascii="Times New Roman" w:hAnsi="Times New Roman" w:cs="Times New Roman"/>
          <w:color w:val="000000"/>
          <w:spacing w:val="-2"/>
          <w:sz w:val="28"/>
          <w:szCs w:val="28"/>
        </w:rPr>
        <w:t xml:space="preserve"> ситуаций</w:t>
      </w:r>
      <w:r>
        <w:rPr>
          <w:rFonts w:ascii="Times New Roman" w:hAnsi="Times New Roman" w:cs="Times New Roman"/>
          <w:color w:val="000000"/>
          <w:spacing w:val="-2"/>
          <w:sz w:val="28"/>
          <w:szCs w:val="28"/>
        </w:rPr>
        <w:t>.</w:t>
      </w:r>
    </w:p>
    <w:p w14:paraId="257DC9D1"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color w:val="000000"/>
          <w:sz w:val="28"/>
          <w:szCs w:val="28"/>
        </w:rPr>
        <w:t xml:space="preserve">В мире существует </w:t>
      </w:r>
      <w:r>
        <w:rPr>
          <w:rFonts w:ascii="Times New Roman" w:hAnsi="Times New Roman" w:cs="Times New Roman"/>
          <w:color w:val="000000"/>
          <w:sz w:val="28"/>
          <w:szCs w:val="28"/>
        </w:rPr>
        <w:t>не так много разнообразных</w:t>
      </w:r>
      <w:r w:rsidRPr="004951E4">
        <w:rPr>
          <w:rFonts w:ascii="Times New Roman" w:hAnsi="Times New Roman" w:cs="Times New Roman"/>
          <w:color w:val="000000"/>
          <w:sz w:val="28"/>
          <w:szCs w:val="28"/>
        </w:rPr>
        <w:t xml:space="preserve"> информационных систем </w:t>
      </w:r>
      <w:r w:rsidRPr="001E1693">
        <w:rPr>
          <w:rFonts w:ascii="Times New Roman" w:hAnsi="Times New Roman" w:cs="Times New Roman"/>
          <w:color w:val="000000"/>
          <w:sz w:val="28"/>
          <w:szCs w:val="28"/>
        </w:rPr>
        <w:t>подбора и хранения обучающего контент</w:t>
      </w:r>
      <w:r>
        <w:rPr>
          <w:rFonts w:ascii="Times New Roman" w:hAnsi="Times New Roman" w:cs="Times New Roman"/>
          <w:color w:val="000000"/>
          <w:sz w:val="28"/>
          <w:szCs w:val="28"/>
        </w:rPr>
        <w:t>а.</w:t>
      </w:r>
      <w:r w:rsidRPr="004951E4">
        <w:rPr>
          <w:rFonts w:ascii="Times New Roman" w:hAnsi="Times New Roman" w:cs="Times New Roman"/>
          <w:sz w:val="28"/>
          <w:szCs w:val="28"/>
        </w:rPr>
        <w:t xml:space="preserve"> </w:t>
      </w:r>
      <w:r>
        <w:rPr>
          <w:rFonts w:ascii="Times New Roman" w:hAnsi="Times New Roman" w:cs="Times New Roman"/>
          <w:sz w:val="28"/>
          <w:szCs w:val="28"/>
        </w:rPr>
        <w:t xml:space="preserve">По большей части аналоги это </w:t>
      </w:r>
      <w:r>
        <w:rPr>
          <w:rFonts w:ascii="Times New Roman" w:hAnsi="Times New Roman" w:cs="Times New Roman"/>
          <w:sz w:val="28"/>
          <w:szCs w:val="28"/>
          <w:lang w:val="en-US"/>
        </w:rPr>
        <w:t>web</w:t>
      </w:r>
      <w:r w:rsidRPr="001E1693">
        <w:rPr>
          <w:rFonts w:ascii="Times New Roman" w:hAnsi="Times New Roman" w:cs="Times New Roman"/>
          <w:sz w:val="28"/>
          <w:szCs w:val="28"/>
        </w:rPr>
        <w:t>-</w:t>
      </w:r>
      <w:r>
        <w:rPr>
          <w:rFonts w:ascii="Times New Roman" w:hAnsi="Times New Roman" w:cs="Times New Roman"/>
          <w:sz w:val="28"/>
          <w:szCs w:val="28"/>
        </w:rPr>
        <w:t>порталы, на которых можно публиковаться, или хранить контент, однако используя такие решения нет гарантии, что используемый сервис в день не перестанет работать. Так же т. к. многие из них являются открытыми источниками без разделения доступа, то на них не может быть загружен контент, который носит в себе коммерческую тайну или ной-хау. Так же некоторый их них слишком многопрофильные, поэтому контента ни них слишком много, что опять же усложняет его поиск.</w:t>
      </w:r>
    </w:p>
    <w:p w14:paraId="65B41CAF" w14:textId="77777777" w:rsidR="00DE7D65" w:rsidRPr="00470E34" w:rsidRDefault="00DE7D65" w:rsidP="00DE7D65">
      <w:pPr>
        <w:autoSpaceDE w:val="0"/>
        <w:autoSpaceDN w:val="0"/>
        <w:adjustRightInd w:val="0"/>
        <w:spacing w:after="0"/>
        <w:ind w:firstLine="709"/>
        <w:jc w:val="both"/>
        <w:rPr>
          <w:rFonts w:ascii="Times New Roman" w:hAnsi="Times New Roman" w:cs="Times New Roman"/>
          <w:spacing w:val="-2"/>
          <w:sz w:val="28"/>
          <w:szCs w:val="28"/>
        </w:rPr>
      </w:pPr>
      <w:r w:rsidRPr="00470E34">
        <w:rPr>
          <w:rFonts w:ascii="Times New Roman" w:hAnsi="Times New Roman" w:cs="Times New Roman"/>
          <w:spacing w:val="-4"/>
          <w:sz w:val="28"/>
          <w:szCs w:val="28"/>
        </w:rPr>
        <w:t xml:space="preserve">Информационная система </w:t>
      </w:r>
      <w:r w:rsidRPr="00901DBC">
        <w:rPr>
          <w:rFonts w:ascii="Times New Roman" w:hAnsi="Times New Roman" w:cs="Times New Roman"/>
          <w:spacing w:val="-4"/>
          <w:sz w:val="28"/>
          <w:szCs w:val="28"/>
        </w:rPr>
        <w:t>подбора и хранения обучающего контента</w:t>
      </w:r>
      <w:r w:rsidRPr="00470E34">
        <w:rPr>
          <w:rFonts w:ascii="Times New Roman" w:hAnsi="Times New Roman" w:cs="Times New Roman"/>
          <w:spacing w:val="-4"/>
          <w:sz w:val="28"/>
          <w:szCs w:val="28"/>
        </w:rPr>
        <w:t xml:space="preserve"> представляет собой </w:t>
      </w:r>
      <w:r>
        <w:rPr>
          <w:rFonts w:ascii="Times New Roman" w:hAnsi="Times New Roman" w:cs="Times New Roman"/>
          <w:spacing w:val="-4"/>
          <w:sz w:val="28"/>
          <w:szCs w:val="28"/>
        </w:rPr>
        <w:t>набор</w:t>
      </w:r>
      <w:r w:rsidRPr="00470E34">
        <w:rPr>
          <w:rFonts w:ascii="Times New Roman" w:hAnsi="Times New Roman" w:cs="Times New Roman"/>
          <w:spacing w:val="-4"/>
          <w:sz w:val="28"/>
          <w:szCs w:val="28"/>
        </w:rPr>
        <w:t xml:space="preserve"> методических, технических, программных и информационных средств, направленный на поддержку и повышение эффективности </w:t>
      </w:r>
      <w:r>
        <w:rPr>
          <w:rFonts w:ascii="Times New Roman" w:hAnsi="Times New Roman" w:cs="Times New Roman"/>
          <w:spacing w:val="-4"/>
          <w:sz w:val="28"/>
          <w:szCs w:val="28"/>
        </w:rPr>
        <w:t xml:space="preserve">рассматриваемых </w:t>
      </w:r>
      <w:r w:rsidRPr="00470E34">
        <w:rPr>
          <w:rFonts w:ascii="Times New Roman" w:hAnsi="Times New Roman" w:cs="Times New Roman"/>
          <w:spacing w:val="-4"/>
          <w:sz w:val="28"/>
          <w:szCs w:val="28"/>
        </w:rPr>
        <w:t>процессов, в основе которого лежит комплекс специализированного программного обеспечения.</w:t>
      </w:r>
      <w:r w:rsidRPr="00470E34">
        <w:rPr>
          <w:rFonts w:ascii="Times New Roman" w:hAnsi="Times New Roman" w:cs="Times New Roman"/>
          <w:spacing w:val="-2"/>
          <w:sz w:val="28"/>
          <w:szCs w:val="28"/>
        </w:rPr>
        <w:t xml:space="preserve"> </w:t>
      </w:r>
    </w:p>
    <w:p w14:paraId="49BD4389"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sz w:val="28"/>
          <w:szCs w:val="28"/>
        </w:rPr>
        <w:t xml:space="preserve">Проанализировав </w:t>
      </w:r>
      <w:r>
        <w:rPr>
          <w:rFonts w:ascii="Times New Roman" w:hAnsi="Times New Roman" w:cs="Times New Roman"/>
          <w:sz w:val="28"/>
          <w:szCs w:val="28"/>
        </w:rPr>
        <w:t>нынешние</w:t>
      </w:r>
      <w:r w:rsidRPr="004951E4">
        <w:rPr>
          <w:rFonts w:ascii="Times New Roman" w:hAnsi="Times New Roman" w:cs="Times New Roman"/>
          <w:sz w:val="28"/>
          <w:szCs w:val="28"/>
        </w:rPr>
        <w:t xml:space="preserve"> системы, можно прийти к выводу, что</w:t>
      </w:r>
      <w:r>
        <w:rPr>
          <w:rFonts w:ascii="Times New Roman" w:hAnsi="Times New Roman" w:cs="Times New Roman"/>
          <w:sz w:val="28"/>
          <w:szCs w:val="28"/>
        </w:rPr>
        <w:t xml:space="preserve"> они в большинстве своем решают не все поставленные задачи сразу, а лишь частично.</w:t>
      </w:r>
    </w:p>
    <w:p w14:paraId="7CD4B010"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06735917" w14:textId="77777777" w:rsidR="00DE7D65" w:rsidRDefault="00DE7D65" w:rsidP="00DE7D65">
      <w:pPr>
        <w:autoSpaceDE w:val="0"/>
        <w:autoSpaceDN w:val="0"/>
        <w:adjustRightInd w:val="0"/>
        <w:spacing w:after="0"/>
        <w:jc w:val="both"/>
        <w:rPr>
          <w:rFonts w:ascii="Times New Roman" w:hAnsi="Times New Roman" w:cs="Times New Roman"/>
          <w:bCs/>
          <w:sz w:val="28"/>
          <w:szCs w:val="28"/>
        </w:rPr>
      </w:pPr>
      <w:r w:rsidRPr="00CE3FD1">
        <w:rPr>
          <w:rFonts w:ascii="Times New Roman" w:hAnsi="Times New Roman" w:cs="Times New Roman"/>
          <w:sz w:val="28"/>
          <w:szCs w:val="28"/>
        </w:rPr>
        <w:t>Таблица 2.</w:t>
      </w:r>
      <w:r>
        <w:rPr>
          <w:rFonts w:ascii="Times New Roman" w:hAnsi="Times New Roman" w:cs="Times New Roman"/>
          <w:sz w:val="28"/>
          <w:szCs w:val="28"/>
        </w:rPr>
        <w:t>1</w:t>
      </w:r>
      <w:r w:rsidRPr="00CE3FD1">
        <w:rPr>
          <w:rFonts w:ascii="Times New Roman" w:hAnsi="Times New Roman" w:cs="Times New Roman"/>
          <w:sz w:val="28"/>
          <w:szCs w:val="28"/>
        </w:rPr>
        <w:t xml:space="preserve"> – </w:t>
      </w:r>
      <w:r w:rsidRPr="004951E4">
        <w:rPr>
          <w:rFonts w:ascii="Times New Roman" w:hAnsi="Times New Roman" w:cs="Times New Roman"/>
          <w:bCs/>
          <w:sz w:val="28"/>
          <w:szCs w:val="28"/>
        </w:rPr>
        <w:t xml:space="preserve">Сравнительный анализ функций </w:t>
      </w:r>
      <w:r w:rsidRPr="00901DBC">
        <w:rPr>
          <w:rFonts w:ascii="Times New Roman" w:hAnsi="Times New Roman" w:cs="Times New Roman"/>
          <w:bCs/>
          <w:sz w:val="28"/>
          <w:szCs w:val="28"/>
        </w:rPr>
        <w:t xml:space="preserve">система подбора и хранения обучающих материалов на основе </w:t>
      </w:r>
      <w:proofErr w:type="spellStart"/>
      <w:r w:rsidRPr="00901DBC">
        <w:rPr>
          <w:rFonts w:ascii="Times New Roman" w:hAnsi="Times New Roman" w:cs="Times New Roman"/>
          <w:bCs/>
          <w:sz w:val="28"/>
          <w:szCs w:val="28"/>
        </w:rPr>
        <w:t>web</w:t>
      </w:r>
      <w:proofErr w:type="spellEnd"/>
      <w:r w:rsidRPr="00901DBC">
        <w:rPr>
          <w:rFonts w:ascii="Times New Roman" w:hAnsi="Times New Roman" w:cs="Times New Roman"/>
          <w:bCs/>
          <w:sz w:val="28"/>
          <w:szCs w:val="28"/>
        </w:rPr>
        <w:t>-технологий</w:t>
      </w:r>
    </w:p>
    <w:p w14:paraId="122D83D3" w14:textId="77777777" w:rsidR="00DE7D65" w:rsidRDefault="00DE7D65" w:rsidP="00DE7D65">
      <w:pPr>
        <w:autoSpaceDE w:val="0"/>
        <w:autoSpaceDN w:val="0"/>
        <w:adjustRightInd w:val="0"/>
        <w:spacing w:after="0"/>
        <w:jc w:val="both"/>
        <w:rPr>
          <w:rFonts w:ascii="Times New Roman" w:hAnsi="Times New Roman" w:cs="Times New Roman"/>
          <w:bCs/>
          <w:sz w:val="28"/>
          <w:szCs w:val="28"/>
        </w:rPr>
      </w:pPr>
    </w:p>
    <w:p w14:paraId="7726FF87" w14:textId="77777777" w:rsidR="00DE7D65" w:rsidRPr="001E1693" w:rsidRDefault="00DE7D65" w:rsidP="00DE7D65">
      <w:pPr>
        <w:autoSpaceDE w:val="0"/>
        <w:autoSpaceDN w:val="0"/>
        <w:adjustRightInd w:val="0"/>
        <w:spacing w:after="0"/>
        <w:jc w:val="both"/>
        <w:rPr>
          <w:rFonts w:ascii="Times New Roman" w:hAnsi="Times New Roman" w:cs="Times New Roman"/>
          <w:sz w:val="28"/>
          <w:szCs w:val="28"/>
        </w:rPr>
      </w:pPr>
    </w:p>
    <w:tbl>
      <w:tblPr>
        <w:tblStyle w:val="af5"/>
        <w:tblW w:w="0" w:type="auto"/>
        <w:tblLook w:val="04A0" w:firstRow="1" w:lastRow="0" w:firstColumn="1" w:lastColumn="0" w:noHBand="0" w:noVBand="1"/>
      </w:tblPr>
      <w:tblGrid>
        <w:gridCol w:w="2972"/>
        <w:gridCol w:w="6373"/>
      </w:tblGrid>
      <w:tr w:rsidR="00DE7D65" w14:paraId="1C691DBF" w14:textId="77777777" w:rsidTr="00AA59F4">
        <w:tc>
          <w:tcPr>
            <w:tcW w:w="2972" w:type="dxa"/>
          </w:tcPr>
          <w:p w14:paraId="2E25E1FE" w14:textId="77777777" w:rsidR="00DE7D65" w:rsidRDefault="00DE7D65" w:rsidP="00AA59F4">
            <w:pPr>
              <w:autoSpaceDE w:val="0"/>
              <w:autoSpaceDN w:val="0"/>
              <w:adjustRightInd w:val="0"/>
              <w:spacing w:after="0"/>
              <w:jc w:val="center"/>
            </w:pPr>
            <w:r w:rsidRPr="004951E4">
              <w:rPr>
                <w:rFonts w:ascii="Times New Roman" w:hAnsi="Times New Roman" w:cs="Times New Roman"/>
                <w:b/>
                <w:bCs/>
                <w:color w:val="000000"/>
                <w:sz w:val="28"/>
                <w:szCs w:val="28"/>
              </w:rPr>
              <w:t>Наименование системы</w:t>
            </w:r>
          </w:p>
        </w:tc>
        <w:tc>
          <w:tcPr>
            <w:tcW w:w="6373" w:type="dxa"/>
          </w:tcPr>
          <w:p w14:paraId="7E5BA22A" w14:textId="77777777" w:rsidR="00DE7D65" w:rsidRDefault="00DE7D65" w:rsidP="00AA59F4">
            <w:pPr>
              <w:autoSpaceDE w:val="0"/>
              <w:autoSpaceDN w:val="0"/>
              <w:adjustRightInd w:val="0"/>
              <w:spacing w:after="0"/>
              <w:jc w:val="center"/>
            </w:pPr>
            <w:r w:rsidRPr="004951E4">
              <w:rPr>
                <w:rFonts w:ascii="Times New Roman" w:hAnsi="Times New Roman" w:cs="Times New Roman"/>
                <w:b/>
                <w:bCs/>
                <w:color w:val="000000"/>
                <w:sz w:val="28"/>
                <w:szCs w:val="28"/>
              </w:rPr>
              <w:t>Функции</w:t>
            </w:r>
          </w:p>
        </w:tc>
      </w:tr>
      <w:tr w:rsidR="00DE7D65" w14:paraId="0DB76C07" w14:textId="77777777" w:rsidTr="00AA59F4">
        <w:tc>
          <w:tcPr>
            <w:tcW w:w="2972" w:type="dxa"/>
          </w:tcPr>
          <w:p w14:paraId="07A6DEDD" w14:textId="0F3D9A35" w:rsidR="00DE7D65" w:rsidRPr="002F2647" w:rsidRDefault="00DD4E8C" w:rsidP="00AA59F4">
            <w:pPr>
              <w:autoSpaceDE w:val="0"/>
              <w:autoSpaceDN w:val="0"/>
              <w:adjustRightInd w:val="0"/>
              <w:spacing w:after="0"/>
              <w:jc w:val="both"/>
              <w:rPr>
                <w:rFonts w:ascii="Times New Roman" w:hAnsi="Times New Roman" w:cs="Times New Roman"/>
                <w:spacing w:val="-4"/>
                <w:sz w:val="28"/>
                <w:szCs w:val="28"/>
                <w:lang w:val="en-US"/>
              </w:rPr>
            </w:pPr>
            <w:hyperlink r:id="rId7" w:history="1">
              <w:r w:rsidRPr="002D30AB">
                <w:rPr>
                  <w:rStyle w:val="af2"/>
                  <w:rFonts w:ascii="Times New Roman" w:hAnsi="Times New Roman" w:cs="Times New Roman"/>
                  <w:spacing w:val="-4"/>
                  <w:sz w:val="28"/>
                  <w:szCs w:val="28"/>
                </w:rPr>
                <w:t>https://habr.com</w:t>
              </w:r>
            </w:hyperlink>
            <w:r>
              <w:rPr>
                <w:rFonts w:ascii="Times New Roman" w:hAnsi="Times New Roman" w:cs="Times New Roman"/>
                <w:spacing w:val="-4"/>
                <w:sz w:val="28"/>
                <w:szCs w:val="28"/>
                <w:lang w:val="en-US"/>
              </w:rPr>
              <w:t xml:space="preserve"> </w:t>
            </w:r>
            <w:r w:rsidR="002F2647" w:rsidRPr="005B372F">
              <w:rPr>
                <w:rFonts w:ascii="Times New Roman" w:hAnsi="Times New Roman" w:cs="Times New Roman"/>
                <w:spacing w:val="-4"/>
                <w:sz w:val="28"/>
                <w:szCs w:val="28"/>
              </w:rPr>
              <w:t>[</w:t>
            </w:r>
            <w:r w:rsidR="005B372F" w:rsidRPr="005B372F">
              <w:rPr>
                <w:rFonts w:ascii="Times New Roman" w:hAnsi="Times New Roman" w:cs="Times New Roman"/>
                <w:spacing w:val="-4"/>
                <w:sz w:val="28"/>
                <w:szCs w:val="28"/>
              </w:rPr>
              <w:t>1</w:t>
            </w:r>
            <w:r w:rsidR="005B372F">
              <w:rPr>
                <w:rFonts w:ascii="Times New Roman" w:hAnsi="Times New Roman" w:cs="Times New Roman"/>
                <w:spacing w:val="-4"/>
                <w:sz w:val="28"/>
                <w:szCs w:val="28"/>
                <w:lang w:val="en-US"/>
              </w:rPr>
              <w:t>7</w:t>
            </w:r>
            <w:r w:rsidR="002F2647" w:rsidRPr="005B372F">
              <w:rPr>
                <w:rFonts w:ascii="Times New Roman" w:hAnsi="Times New Roman" w:cs="Times New Roman"/>
                <w:spacing w:val="-4"/>
                <w:sz w:val="28"/>
                <w:szCs w:val="28"/>
              </w:rPr>
              <w:t>]</w:t>
            </w:r>
          </w:p>
        </w:tc>
        <w:tc>
          <w:tcPr>
            <w:tcW w:w="6373" w:type="dxa"/>
          </w:tcPr>
          <w:p w14:paraId="27C079C9"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DA634E">
              <w:rPr>
                <w:rStyle w:val="keyword"/>
                <w:rFonts w:ascii="Times New Roman" w:hAnsi="Times New Roman" w:cs="Times New Roman"/>
                <w:iCs/>
                <w:sz w:val="28"/>
                <w:szCs w:val="28"/>
              </w:rPr>
              <w:t>Большое разнообразие обучающего контента</w:t>
            </w:r>
          </w:p>
          <w:p w14:paraId="1E0CE206"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DA634E">
              <w:rPr>
                <w:rStyle w:val="keyword"/>
                <w:rFonts w:ascii="Times New Roman" w:hAnsi="Times New Roman" w:cs="Times New Roman"/>
                <w:iCs/>
                <w:sz w:val="28"/>
                <w:szCs w:val="28"/>
              </w:rPr>
              <w:t>Наличие модерации</w:t>
            </w:r>
          </w:p>
          <w:p w14:paraId="6F47B706"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сортировок и фильтраций</w:t>
            </w:r>
          </w:p>
          <w:p w14:paraId="2D455FE3"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скудного подбора обучающих материалов</w:t>
            </w:r>
          </w:p>
          <w:p w14:paraId="597C40EF"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Преимущественно текстовый контент</w:t>
            </w:r>
          </w:p>
          <w:p w14:paraId="0ED3F6E1"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Широкий охват тем</w:t>
            </w:r>
          </w:p>
          <w:p w14:paraId="74B2D859"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Разделение контента по категориям</w:t>
            </w:r>
          </w:p>
          <w:p w14:paraId="0C22BA88"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Система рейтингов</w:t>
            </w:r>
          </w:p>
          <w:p w14:paraId="2B5AB1F9"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Мотивация авторов рейтингом</w:t>
            </w:r>
          </w:p>
          <w:p w14:paraId="516A6AA2"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превью контента</w:t>
            </w:r>
          </w:p>
          <w:p w14:paraId="7A89A622"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Быстрая работа портала </w:t>
            </w:r>
          </w:p>
        </w:tc>
      </w:tr>
      <w:tr w:rsidR="00DE7D65" w14:paraId="1A0BE3D0" w14:textId="77777777" w:rsidTr="00AA59F4">
        <w:tc>
          <w:tcPr>
            <w:tcW w:w="2972" w:type="dxa"/>
          </w:tcPr>
          <w:p w14:paraId="50B7FDD1" w14:textId="783BF99E" w:rsidR="00DE7D65" w:rsidRPr="005B372F" w:rsidRDefault="00DD4E8C" w:rsidP="00AA59F4">
            <w:pPr>
              <w:autoSpaceDE w:val="0"/>
              <w:autoSpaceDN w:val="0"/>
              <w:adjustRightInd w:val="0"/>
              <w:spacing w:after="0"/>
              <w:jc w:val="both"/>
              <w:rPr>
                <w:rFonts w:ascii="Times New Roman" w:hAnsi="Times New Roman" w:cs="Times New Roman"/>
                <w:spacing w:val="-4"/>
                <w:sz w:val="28"/>
                <w:szCs w:val="28"/>
                <w:lang w:val="en-US"/>
              </w:rPr>
            </w:pPr>
            <w:r w:rsidRPr="00DA634E">
              <w:rPr>
                <w:rFonts w:ascii="Times New Roman" w:hAnsi="Times New Roman" w:cs="Times New Roman"/>
                <w:spacing w:val="-4"/>
                <w:sz w:val="28"/>
                <w:szCs w:val="28"/>
              </w:rPr>
              <w:t>https://sapyard.com</w:t>
            </w:r>
            <w:r>
              <w:rPr>
                <w:rFonts w:ascii="Times New Roman" w:hAnsi="Times New Roman" w:cs="Times New Roman"/>
                <w:spacing w:val="-4"/>
                <w:sz w:val="28"/>
                <w:szCs w:val="28"/>
                <w:lang w:val="en-US"/>
              </w:rPr>
              <w:t xml:space="preserve"> [</w:t>
            </w:r>
            <w:r w:rsidR="005B372F">
              <w:rPr>
                <w:rFonts w:ascii="Times New Roman" w:hAnsi="Times New Roman" w:cs="Times New Roman"/>
                <w:spacing w:val="-4"/>
                <w:sz w:val="28"/>
                <w:szCs w:val="28"/>
                <w:lang w:val="en-US"/>
              </w:rPr>
              <w:t>18]</w:t>
            </w:r>
          </w:p>
        </w:tc>
        <w:tc>
          <w:tcPr>
            <w:tcW w:w="6373" w:type="dxa"/>
          </w:tcPr>
          <w:p w14:paraId="3D911A63"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Нет прав для добавления контента</w:t>
            </w:r>
          </w:p>
          <w:p w14:paraId="02AE0B2E"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превью контента</w:t>
            </w:r>
          </w:p>
          <w:p w14:paraId="69EF9490"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Разбивка контента на категории</w:t>
            </w:r>
          </w:p>
          <w:p w14:paraId="272342A4"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Специализированный контент </w:t>
            </w:r>
          </w:p>
          <w:p w14:paraId="0EC04E65"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Видео, текстовый контент</w:t>
            </w:r>
          </w:p>
          <w:p w14:paraId="028C30BE"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57369767"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645B34F7"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Плохая адаптивность под мобильные устройства</w:t>
            </w:r>
          </w:p>
        </w:tc>
      </w:tr>
      <w:tr w:rsidR="00DE7D65" w14:paraId="4E33401E" w14:textId="77777777" w:rsidTr="00AA59F4">
        <w:tc>
          <w:tcPr>
            <w:tcW w:w="2972" w:type="dxa"/>
          </w:tcPr>
          <w:p w14:paraId="552F749C" w14:textId="2A334462" w:rsidR="00DE7D65" w:rsidRPr="005B372F" w:rsidRDefault="00DD4E8C" w:rsidP="00AA59F4">
            <w:pPr>
              <w:autoSpaceDE w:val="0"/>
              <w:autoSpaceDN w:val="0"/>
              <w:adjustRightInd w:val="0"/>
              <w:spacing w:after="0"/>
              <w:jc w:val="both"/>
              <w:rPr>
                <w:rFonts w:ascii="Times New Roman" w:hAnsi="Times New Roman" w:cs="Times New Roman"/>
                <w:spacing w:val="-4"/>
                <w:sz w:val="28"/>
                <w:szCs w:val="28"/>
                <w:lang w:val="en-US"/>
              </w:rPr>
            </w:pPr>
            <w:hyperlink r:id="rId8" w:history="1">
              <w:r w:rsidRPr="002D30AB">
                <w:rPr>
                  <w:rStyle w:val="af2"/>
                  <w:rFonts w:ascii="Times New Roman" w:hAnsi="Times New Roman" w:cs="Times New Roman"/>
                  <w:spacing w:val="-4"/>
                  <w:sz w:val="28"/>
                  <w:szCs w:val="28"/>
                </w:rPr>
                <w:t>https://abap-blog.ru</w:t>
              </w:r>
            </w:hyperlink>
            <w:r>
              <w:rPr>
                <w:rFonts w:ascii="Times New Roman" w:hAnsi="Times New Roman" w:cs="Times New Roman"/>
                <w:spacing w:val="-4"/>
                <w:sz w:val="28"/>
                <w:szCs w:val="28"/>
                <w:lang w:val="en-US"/>
              </w:rPr>
              <w:t xml:space="preserve"> </w:t>
            </w:r>
            <w:r w:rsidR="005B372F">
              <w:rPr>
                <w:rFonts w:ascii="Times New Roman" w:hAnsi="Times New Roman" w:cs="Times New Roman"/>
                <w:spacing w:val="-4"/>
                <w:sz w:val="28"/>
                <w:szCs w:val="28"/>
                <w:lang w:val="en-US"/>
              </w:rPr>
              <w:t>[19]</w:t>
            </w:r>
          </w:p>
        </w:tc>
        <w:tc>
          <w:tcPr>
            <w:tcW w:w="6373" w:type="dxa"/>
          </w:tcPr>
          <w:p w14:paraId="5088D810"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Система тегов</w:t>
            </w:r>
          </w:p>
          <w:p w14:paraId="4EEC26EE"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возможности предложить тему</w:t>
            </w:r>
          </w:p>
          <w:p w14:paraId="3A5FCB91"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Нет структурирования контента на курсы </w:t>
            </w:r>
          </w:p>
          <w:p w14:paraId="7B5E15E1" w14:textId="77777777" w:rsidR="00DE7D65" w:rsidRPr="00153CE7"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Нет прав для добавления контента</w:t>
            </w:r>
          </w:p>
          <w:p w14:paraId="68064378" w14:textId="77777777" w:rsid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скудного подбора обучающих материалов</w:t>
            </w:r>
          </w:p>
          <w:p w14:paraId="57555630" w14:textId="77777777" w:rsid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2754DC68" w14:textId="77777777" w:rsid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18995A8B" w14:textId="3B0C2502" w:rsidR="00DE7D65" w:rsidRP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sidRPr="00DA634E">
              <w:rPr>
                <w:rStyle w:val="keyword"/>
                <w:rFonts w:ascii="Times New Roman" w:hAnsi="Times New Roman" w:cs="Times New Roman"/>
                <w:iCs/>
                <w:sz w:val="28"/>
                <w:szCs w:val="28"/>
              </w:rPr>
              <w:t>Большое разнообразие обучающего контента</w:t>
            </w:r>
          </w:p>
        </w:tc>
      </w:tr>
      <w:tr w:rsidR="00DE7D65" w14:paraId="0225C9F0" w14:textId="77777777" w:rsidTr="00AA59F4">
        <w:tc>
          <w:tcPr>
            <w:tcW w:w="2972" w:type="dxa"/>
          </w:tcPr>
          <w:p w14:paraId="1F2F8C87" w14:textId="2677C01F" w:rsidR="00DE7D65" w:rsidRPr="005B372F" w:rsidRDefault="00DD4E8C" w:rsidP="00AA59F4">
            <w:pPr>
              <w:autoSpaceDE w:val="0"/>
              <w:autoSpaceDN w:val="0"/>
              <w:adjustRightInd w:val="0"/>
              <w:spacing w:after="0"/>
              <w:jc w:val="both"/>
              <w:rPr>
                <w:rFonts w:ascii="Times New Roman" w:hAnsi="Times New Roman" w:cs="Times New Roman"/>
                <w:spacing w:val="-4"/>
                <w:sz w:val="28"/>
                <w:szCs w:val="28"/>
                <w:lang w:val="en-US"/>
              </w:rPr>
            </w:pPr>
            <w:hyperlink r:id="rId9" w:history="1">
              <w:r w:rsidRPr="002D30AB">
                <w:rPr>
                  <w:rStyle w:val="af2"/>
                  <w:rFonts w:ascii="Times New Roman" w:hAnsi="Times New Roman" w:cs="Times New Roman"/>
                  <w:spacing w:val="-4"/>
                  <w:sz w:val="28"/>
                  <w:szCs w:val="28"/>
                </w:rPr>
                <w:t>https://open.sap.com</w:t>
              </w:r>
            </w:hyperlink>
            <w:r>
              <w:rPr>
                <w:rFonts w:ascii="Times New Roman" w:hAnsi="Times New Roman" w:cs="Times New Roman"/>
                <w:spacing w:val="-4"/>
                <w:sz w:val="28"/>
                <w:szCs w:val="28"/>
                <w:lang w:val="en-US"/>
              </w:rPr>
              <w:t xml:space="preserve"> </w:t>
            </w:r>
            <w:r w:rsidR="005B372F">
              <w:rPr>
                <w:rFonts w:ascii="Times New Roman" w:hAnsi="Times New Roman" w:cs="Times New Roman"/>
                <w:spacing w:val="-4"/>
                <w:sz w:val="28"/>
                <w:szCs w:val="28"/>
                <w:lang w:val="en-US"/>
              </w:rPr>
              <w:t>[20]</w:t>
            </w:r>
          </w:p>
        </w:tc>
        <w:tc>
          <w:tcPr>
            <w:tcW w:w="6373" w:type="dxa"/>
          </w:tcPr>
          <w:p w14:paraId="7E2ED169" w14:textId="77777777" w:rsidR="00DE7D65" w:rsidRPr="00CF5CF7" w:rsidRDefault="00DE7D65" w:rsidP="00AA59F4">
            <w:pPr>
              <w:pStyle w:val="aa"/>
              <w:numPr>
                <w:ilvl w:val="0"/>
                <w:numId w:val="1"/>
              </w:numPr>
              <w:spacing w:after="0"/>
              <w:ind w:left="993" w:hanging="284"/>
              <w:jc w:val="both"/>
              <w:rPr>
                <w:rStyle w:val="keyword"/>
              </w:rPr>
            </w:pPr>
            <w:r w:rsidRPr="00CF5CF7">
              <w:rPr>
                <w:rStyle w:val="keyword"/>
                <w:rFonts w:ascii="Times New Roman" w:hAnsi="Times New Roman" w:cs="Times New Roman"/>
                <w:iCs/>
                <w:sz w:val="28"/>
                <w:szCs w:val="28"/>
              </w:rPr>
              <w:t xml:space="preserve">Структурирование контента в курсы </w:t>
            </w:r>
          </w:p>
          <w:p w14:paraId="65249617"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Нет прав для добавления контента</w:t>
            </w:r>
          </w:p>
          <w:p w14:paraId="479ECE64" w14:textId="77777777" w:rsidR="00DE7D65" w:rsidRPr="00CF5CF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CF5CF7">
              <w:rPr>
                <w:rStyle w:val="keyword"/>
                <w:rFonts w:ascii="Times New Roman" w:hAnsi="Times New Roman" w:cs="Times New Roman"/>
                <w:iCs/>
                <w:sz w:val="28"/>
                <w:szCs w:val="28"/>
              </w:rPr>
              <w:t xml:space="preserve">Преимущественно видео контент, </w:t>
            </w:r>
          </w:p>
          <w:p w14:paraId="3260AA98" w14:textId="77777777" w:rsidR="00DE7D65" w:rsidRPr="00CF5CF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CF5CF7">
              <w:rPr>
                <w:rStyle w:val="keyword"/>
                <w:rFonts w:ascii="Times New Roman" w:hAnsi="Times New Roman" w:cs="Times New Roman"/>
                <w:iCs/>
                <w:sz w:val="28"/>
                <w:szCs w:val="28"/>
              </w:rPr>
              <w:t>Наличие тестов самопроверки</w:t>
            </w:r>
          </w:p>
          <w:p w14:paraId="417D6202" w14:textId="77777777" w:rsidR="00DE7D65" w:rsidRDefault="00DE7D65" w:rsidP="00AA59F4">
            <w:pPr>
              <w:pStyle w:val="aa"/>
              <w:numPr>
                <w:ilvl w:val="0"/>
                <w:numId w:val="1"/>
              </w:numPr>
              <w:spacing w:after="0"/>
              <w:ind w:left="993" w:hanging="284"/>
              <w:jc w:val="both"/>
            </w:pPr>
            <w:r w:rsidRPr="00CF5CF7">
              <w:rPr>
                <w:rStyle w:val="keyword"/>
                <w:rFonts w:ascii="Times New Roman" w:hAnsi="Times New Roman" w:cs="Times New Roman"/>
                <w:iCs/>
                <w:sz w:val="28"/>
                <w:szCs w:val="28"/>
              </w:rPr>
              <w:t>Разбивка курсов по временным секциям</w:t>
            </w:r>
          </w:p>
        </w:tc>
      </w:tr>
    </w:tbl>
    <w:p w14:paraId="7EC09C2E"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3E34800F" w14:textId="77777777" w:rsidR="00DE7D65" w:rsidRPr="00BA644A"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lastRenderedPageBreak/>
        <w:t xml:space="preserve">Данный подход не охватывает всю ситуацию, которая происходит с </w:t>
      </w:r>
      <w:r>
        <w:rPr>
          <w:rFonts w:ascii="Times New Roman" w:hAnsi="Times New Roman" w:cs="Times New Roman"/>
          <w:sz w:val="28"/>
          <w:szCs w:val="28"/>
        </w:rPr>
        <w:t xml:space="preserve">обучающим контентом </w:t>
      </w:r>
      <w:r w:rsidRPr="00BA644A">
        <w:rPr>
          <w:rFonts w:ascii="Times New Roman" w:hAnsi="Times New Roman" w:cs="Times New Roman"/>
          <w:sz w:val="28"/>
          <w:szCs w:val="28"/>
        </w:rPr>
        <w:t xml:space="preserve">в </w:t>
      </w:r>
      <w:r>
        <w:rPr>
          <w:rFonts w:ascii="Times New Roman" w:hAnsi="Times New Roman" w:cs="Times New Roman"/>
          <w:sz w:val="28"/>
          <w:szCs w:val="28"/>
        </w:rPr>
        <w:t>компаниях</w:t>
      </w:r>
      <w:r w:rsidRPr="00BA644A">
        <w:rPr>
          <w:rFonts w:ascii="Times New Roman" w:hAnsi="Times New Roman" w:cs="Times New Roman"/>
          <w:sz w:val="28"/>
          <w:szCs w:val="28"/>
        </w:rPr>
        <w:t>, и потому можно выделить ряд недостатков</w:t>
      </w:r>
      <w:r>
        <w:rPr>
          <w:rFonts w:ascii="Times New Roman" w:hAnsi="Times New Roman" w:cs="Times New Roman"/>
          <w:sz w:val="28"/>
          <w:szCs w:val="28"/>
        </w:rPr>
        <w:t xml:space="preserve"> </w:t>
      </w:r>
      <w:r w:rsidRPr="00BA644A">
        <w:rPr>
          <w:rFonts w:ascii="Times New Roman" w:hAnsi="Times New Roman" w:cs="Times New Roman"/>
          <w:sz w:val="28"/>
          <w:szCs w:val="28"/>
        </w:rPr>
        <w:t xml:space="preserve">в </w:t>
      </w:r>
      <w:r>
        <w:rPr>
          <w:rFonts w:ascii="Times New Roman" w:hAnsi="Times New Roman" w:cs="Times New Roman"/>
          <w:sz w:val="28"/>
          <w:szCs w:val="28"/>
        </w:rPr>
        <w:t>приведенных примерах</w:t>
      </w:r>
      <w:r w:rsidRPr="00BA644A">
        <w:rPr>
          <w:rFonts w:ascii="Times New Roman" w:hAnsi="Times New Roman" w:cs="Times New Roman"/>
          <w:sz w:val="28"/>
          <w:szCs w:val="28"/>
        </w:rPr>
        <w:t>:</w:t>
      </w:r>
    </w:p>
    <w:p w14:paraId="7F2186DA" w14:textId="5EF6C29D" w:rsidR="00DE7D65" w:rsidRPr="00BA644A" w:rsidRDefault="00DE7D65" w:rsidP="00DE7D65">
      <w:pPr>
        <w:pStyle w:val="aa"/>
        <w:numPr>
          <w:ilvl w:val="1"/>
          <w:numId w:val="1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BA644A">
        <w:rPr>
          <w:rFonts w:ascii="Times New Roman" w:hAnsi="Times New Roman" w:cs="Times New Roman"/>
          <w:sz w:val="28"/>
          <w:szCs w:val="28"/>
        </w:rPr>
        <w:t xml:space="preserve">ет различия между </w:t>
      </w:r>
      <w:r>
        <w:rPr>
          <w:rFonts w:ascii="Times New Roman" w:hAnsi="Times New Roman" w:cs="Times New Roman"/>
          <w:sz w:val="28"/>
          <w:szCs w:val="28"/>
        </w:rPr>
        <w:t xml:space="preserve">качественным обучающем контентом и контентом, которому не хватает информативности </w:t>
      </w:r>
      <w:r w:rsidR="00DD4E8C">
        <w:rPr>
          <w:rFonts w:ascii="Times New Roman" w:hAnsi="Times New Roman" w:cs="Times New Roman"/>
          <w:sz w:val="28"/>
          <w:szCs w:val="28"/>
        </w:rPr>
        <w:t>для того, чтобы</w:t>
      </w:r>
      <w:r>
        <w:rPr>
          <w:rFonts w:ascii="Times New Roman" w:hAnsi="Times New Roman" w:cs="Times New Roman"/>
          <w:sz w:val="28"/>
          <w:szCs w:val="28"/>
        </w:rPr>
        <w:t xml:space="preserve"> на основе его что-то протестировать;</w:t>
      </w:r>
    </w:p>
    <w:p w14:paraId="443F5D5E" w14:textId="77777777" w:rsidR="00DE7D65" w:rsidRPr="00BA644A" w:rsidRDefault="00DE7D65" w:rsidP="00DE7D65">
      <w:pPr>
        <w:pStyle w:val="aa"/>
        <w:numPr>
          <w:ilvl w:val="1"/>
          <w:numId w:val="17"/>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сложно найти смежный контент, который находится в разных обучающих секциях;</w:t>
      </w:r>
    </w:p>
    <w:p w14:paraId="4DEDC8DF" w14:textId="77777777" w:rsidR="00DE7D65" w:rsidRPr="00BA644A" w:rsidRDefault="00DE7D65" w:rsidP="00DE7D65">
      <w:pPr>
        <w:pStyle w:val="aa"/>
        <w:numPr>
          <w:ilvl w:val="1"/>
          <w:numId w:val="17"/>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б</w:t>
      </w:r>
      <w:r w:rsidRPr="00BA644A">
        <w:rPr>
          <w:rFonts w:ascii="Times New Roman" w:hAnsi="Times New Roman" w:cs="Times New Roman"/>
          <w:sz w:val="28"/>
          <w:szCs w:val="28"/>
        </w:rPr>
        <w:t xml:space="preserve">ольше акцент делается на </w:t>
      </w:r>
      <w:r>
        <w:rPr>
          <w:rFonts w:ascii="Times New Roman" w:hAnsi="Times New Roman" w:cs="Times New Roman"/>
          <w:sz w:val="28"/>
          <w:szCs w:val="28"/>
        </w:rPr>
        <w:t>хранении контента</w:t>
      </w:r>
      <w:r w:rsidRPr="00BA644A">
        <w:rPr>
          <w:rFonts w:ascii="Times New Roman" w:hAnsi="Times New Roman" w:cs="Times New Roman"/>
          <w:sz w:val="28"/>
          <w:szCs w:val="28"/>
        </w:rPr>
        <w:t xml:space="preserve">, а не на </w:t>
      </w:r>
      <w:r>
        <w:rPr>
          <w:rFonts w:ascii="Times New Roman" w:hAnsi="Times New Roman" w:cs="Times New Roman"/>
          <w:sz w:val="28"/>
          <w:szCs w:val="28"/>
        </w:rPr>
        <w:t>подборе его;</w:t>
      </w:r>
      <w:r w:rsidRPr="00BA644A">
        <w:rPr>
          <w:rFonts w:ascii="Times New Roman" w:hAnsi="Times New Roman" w:cs="Times New Roman"/>
          <w:sz w:val="28"/>
          <w:szCs w:val="28"/>
        </w:rPr>
        <w:t xml:space="preserve"> </w:t>
      </w:r>
    </w:p>
    <w:p w14:paraId="363FF82A"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Pr>
          <w:rFonts w:ascii="Times New Roman" w:hAnsi="Times New Roman" w:cs="Times New Roman"/>
          <w:sz w:val="28"/>
          <w:szCs w:val="28"/>
        </w:rPr>
        <w:t>д</w:t>
      </w:r>
      <w:r w:rsidRPr="00BA644A">
        <w:rPr>
          <w:rFonts w:ascii="Times New Roman" w:hAnsi="Times New Roman" w:cs="Times New Roman"/>
          <w:sz w:val="28"/>
          <w:szCs w:val="28"/>
        </w:rPr>
        <w:t>анные системы имеют «общую» форму,</w:t>
      </w:r>
      <w:r>
        <w:rPr>
          <w:rFonts w:ascii="Times New Roman" w:hAnsi="Times New Roman" w:cs="Times New Roman"/>
          <w:sz w:val="28"/>
          <w:szCs w:val="28"/>
        </w:rPr>
        <w:t xml:space="preserve"> причем они никак не связаны с предприятием,</w:t>
      </w:r>
      <w:r w:rsidRPr="00BA644A">
        <w:rPr>
          <w:rFonts w:ascii="Times New Roman" w:hAnsi="Times New Roman" w:cs="Times New Roman"/>
          <w:sz w:val="28"/>
          <w:szCs w:val="28"/>
        </w:rPr>
        <w:t xml:space="preserve"> то есть при </w:t>
      </w:r>
      <w:r>
        <w:rPr>
          <w:rFonts w:ascii="Times New Roman" w:hAnsi="Times New Roman" w:cs="Times New Roman"/>
          <w:sz w:val="28"/>
          <w:szCs w:val="28"/>
        </w:rPr>
        <w:t>использовании их</w:t>
      </w:r>
      <w:r w:rsidRPr="00BA644A">
        <w:rPr>
          <w:rFonts w:ascii="Times New Roman" w:hAnsi="Times New Roman" w:cs="Times New Roman"/>
          <w:sz w:val="28"/>
          <w:szCs w:val="28"/>
        </w:rPr>
        <w:t xml:space="preserve"> они н</w:t>
      </w:r>
      <w:r>
        <w:rPr>
          <w:rFonts w:ascii="Times New Roman" w:hAnsi="Times New Roman" w:cs="Times New Roman"/>
          <w:sz w:val="28"/>
          <w:szCs w:val="28"/>
        </w:rPr>
        <w:t>е адаптированы под предприятие</w:t>
      </w:r>
      <w:r w:rsidRPr="00BA644A">
        <w:rPr>
          <w:rFonts w:ascii="Times New Roman" w:hAnsi="Times New Roman" w:cs="Times New Roman"/>
          <w:sz w:val="28"/>
          <w:szCs w:val="28"/>
        </w:rPr>
        <w:t>, и их перенастройка под предметную среду либо нев</w:t>
      </w:r>
      <w:r>
        <w:rPr>
          <w:rFonts w:ascii="Times New Roman" w:hAnsi="Times New Roman" w:cs="Times New Roman"/>
          <w:sz w:val="28"/>
          <w:szCs w:val="28"/>
        </w:rPr>
        <w:t>озможна, либо весьма трудоёмкая.</w:t>
      </w:r>
    </w:p>
    <w:p w14:paraId="4F204557" w14:textId="3A5649FC" w:rsidR="00DE7D65"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Помимо функций </w:t>
      </w:r>
      <w:r>
        <w:rPr>
          <w:rFonts w:ascii="Times New Roman" w:hAnsi="Times New Roman" w:cs="Times New Roman"/>
          <w:sz w:val="28"/>
          <w:szCs w:val="28"/>
        </w:rPr>
        <w:t>подбора</w:t>
      </w:r>
      <w:r w:rsidRPr="00BA644A">
        <w:rPr>
          <w:rFonts w:ascii="Times New Roman" w:hAnsi="Times New Roman" w:cs="Times New Roman"/>
          <w:sz w:val="28"/>
          <w:szCs w:val="28"/>
        </w:rPr>
        <w:t xml:space="preserve"> </w:t>
      </w:r>
      <w:r>
        <w:rPr>
          <w:rFonts w:ascii="Times New Roman" w:hAnsi="Times New Roman" w:cs="Times New Roman"/>
          <w:sz w:val="28"/>
          <w:szCs w:val="28"/>
        </w:rPr>
        <w:t>контента,</w:t>
      </w:r>
      <w:r w:rsidRPr="00BA644A">
        <w:rPr>
          <w:rFonts w:ascii="Times New Roman" w:hAnsi="Times New Roman" w:cs="Times New Roman"/>
          <w:sz w:val="28"/>
          <w:szCs w:val="28"/>
        </w:rPr>
        <w:t xml:space="preserve"> система</w:t>
      </w:r>
      <w:r>
        <w:rPr>
          <w:rFonts w:ascii="Times New Roman" w:hAnsi="Times New Roman" w:cs="Times New Roman"/>
          <w:sz w:val="28"/>
          <w:szCs w:val="28"/>
        </w:rPr>
        <w:t xml:space="preserve"> должна позволять хранить контент распределено на хранилищах компании или в облаках</w:t>
      </w:r>
      <w:r w:rsidRPr="00BA644A">
        <w:rPr>
          <w:rFonts w:ascii="Times New Roman" w:hAnsi="Times New Roman" w:cs="Times New Roman"/>
          <w:sz w:val="28"/>
          <w:szCs w:val="28"/>
        </w:rPr>
        <w:t xml:space="preserve">, по сравнению с </w:t>
      </w:r>
      <w:r>
        <w:rPr>
          <w:rFonts w:ascii="Times New Roman" w:hAnsi="Times New Roman" w:cs="Times New Roman"/>
          <w:sz w:val="28"/>
          <w:szCs w:val="28"/>
        </w:rPr>
        <w:t>представленными решениями</w:t>
      </w:r>
      <w:r w:rsidRPr="00BA644A">
        <w:rPr>
          <w:rFonts w:ascii="Times New Roman" w:hAnsi="Times New Roman" w:cs="Times New Roman"/>
          <w:sz w:val="28"/>
          <w:szCs w:val="28"/>
        </w:rPr>
        <w:t xml:space="preserve">, представить </w:t>
      </w:r>
      <w:r>
        <w:rPr>
          <w:rFonts w:ascii="Times New Roman" w:hAnsi="Times New Roman" w:cs="Times New Roman"/>
          <w:sz w:val="28"/>
          <w:szCs w:val="28"/>
        </w:rPr>
        <w:t>обучающий</w:t>
      </w:r>
      <w:r w:rsidRPr="00BA644A">
        <w:rPr>
          <w:rFonts w:ascii="Times New Roman" w:hAnsi="Times New Roman" w:cs="Times New Roman"/>
          <w:sz w:val="28"/>
          <w:szCs w:val="28"/>
        </w:rPr>
        <w:t xml:space="preserve"> процесс, исключить дублирование </w:t>
      </w:r>
      <w:r>
        <w:rPr>
          <w:rFonts w:ascii="Times New Roman" w:hAnsi="Times New Roman" w:cs="Times New Roman"/>
          <w:sz w:val="28"/>
          <w:szCs w:val="28"/>
        </w:rPr>
        <w:t>контента</w:t>
      </w:r>
      <w:r w:rsidRPr="00BA644A">
        <w:rPr>
          <w:rFonts w:ascii="Times New Roman" w:hAnsi="Times New Roman" w:cs="Times New Roman"/>
          <w:sz w:val="28"/>
          <w:szCs w:val="28"/>
        </w:rPr>
        <w:t>, что является</w:t>
      </w:r>
      <w:r>
        <w:rPr>
          <w:rFonts w:ascii="Times New Roman" w:hAnsi="Times New Roman" w:cs="Times New Roman"/>
          <w:sz w:val="28"/>
          <w:szCs w:val="28"/>
        </w:rPr>
        <w:t xml:space="preserve"> важным для управления хранением контента</w:t>
      </w:r>
      <w:r w:rsidRPr="00BA644A">
        <w:rPr>
          <w:rFonts w:ascii="Times New Roman" w:hAnsi="Times New Roman" w:cs="Times New Roman"/>
          <w:sz w:val="28"/>
          <w:szCs w:val="28"/>
        </w:rPr>
        <w:t>.</w:t>
      </w:r>
      <w:r w:rsidRPr="00787A94">
        <w:rPr>
          <w:rFonts w:ascii="Times New Roman" w:hAnsi="Times New Roman" w:cs="Times New Roman"/>
          <w:sz w:val="28"/>
          <w:szCs w:val="28"/>
        </w:rPr>
        <w:t xml:space="preserve"> </w:t>
      </w:r>
    </w:p>
    <w:p w14:paraId="4BEAD54B" w14:textId="098BE399" w:rsidR="00DE7D65" w:rsidRPr="00AA59F4" w:rsidRDefault="00AA59F4" w:rsidP="00AA59F4">
      <w:pPr>
        <w:spacing w:after="160" w:line="259" w:lineRule="auto"/>
        <w:rPr>
          <w:rStyle w:val="keyword"/>
          <w:rFonts w:ascii="Times New Roman" w:hAnsi="Times New Roman" w:cs="Times New Roman"/>
          <w:sz w:val="28"/>
          <w:szCs w:val="28"/>
        </w:rPr>
      </w:pPr>
      <w:r>
        <w:rPr>
          <w:rFonts w:ascii="Times New Roman" w:hAnsi="Times New Roman" w:cs="Times New Roman"/>
          <w:sz w:val="28"/>
          <w:szCs w:val="28"/>
        </w:rPr>
        <w:br w:type="page"/>
      </w:r>
    </w:p>
    <w:p w14:paraId="14EF54BA" w14:textId="77777777" w:rsidR="00B1214B" w:rsidRPr="00B1214B" w:rsidRDefault="00B1214B" w:rsidP="00B1214B">
      <w:pPr>
        <w:pStyle w:val="1"/>
        <w:keepLines w:val="0"/>
        <w:numPr>
          <w:ilvl w:val="0"/>
          <w:numId w:val="4"/>
        </w:numPr>
        <w:tabs>
          <w:tab w:val="left" w:pos="7153"/>
        </w:tabs>
        <w:spacing w:before="0"/>
        <w:contextualSpacing/>
        <w:rPr>
          <w:rFonts w:ascii="Times New Roman" w:eastAsia="Times New Roman" w:hAnsi="Times New Roman" w:cs="Times New Roman"/>
          <w:color w:val="auto"/>
          <w:kern w:val="32"/>
          <w:lang w:eastAsia="ru-RU"/>
        </w:rPr>
      </w:pPr>
      <w:bookmarkStart w:id="11" w:name="_Toc70286226"/>
      <w:r w:rsidRPr="00B1214B">
        <w:rPr>
          <w:rFonts w:ascii="Times New Roman" w:eastAsia="Times New Roman" w:hAnsi="Times New Roman" w:cs="Times New Roman"/>
          <w:color w:val="auto"/>
          <w:kern w:val="32"/>
          <w:lang w:eastAsia="ru-RU"/>
        </w:rPr>
        <w:lastRenderedPageBreak/>
        <w:t>Анализ процессов подбора и хранения обучаемых материалов на предприятии.</w:t>
      </w:r>
      <w:bookmarkEnd w:id="11"/>
    </w:p>
    <w:p w14:paraId="69349F49" w14:textId="77777777" w:rsidR="0092219B" w:rsidRPr="00695DDE" w:rsidRDefault="0092219B" w:rsidP="00695DDE">
      <w:pPr>
        <w:rPr>
          <w:lang w:eastAsia="ru-RU"/>
        </w:rPr>
      </w:pPr>
    </w:p>
    <w:p w14:paraId="0C35C836" w14:textId="77777777" w:rsidR="009D6ED0" w:rsidRPr="009D6ED0" w:rsidRDefault="009D6ED0" w:rsidP="009D6ED0">
      <w:pPr>
        <w:pStyle w:val="aa"/>
        <w:keepNext/>
        <w:keepLines/>
        <w:numPr>
          <w:ilvl w:val="0"/>
          <w:numId w:val="1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12" w:name="_Toc69559847"/>
      <w:bookmarkStart w:id="13" w:name="_Toc69559975"/>
      <w:bookmarkStart w:id="14" w:name="_Toc69562046"/>
      <w:bookmarkStart w:id="15" w:name="_Toc69562668"/>
      <w:bookmarkStart w:id="16" w:name="_Toc69562712"/>
      <w:bookmarkStart w:id="17" w:name="_Toc69648201"/>
      <w:bookmarkStart w:id="18" w:name="_Toc69651927"/>
      <w:bookmarkStart w:id="19" w:name="_Toc69667220"/>
      <w:bookmarkStart w:id="20" w:name="_Toc69672671"/>
      <w:bookmarkStart w:id="21" w:name="_Toc69672721"/>
      <w:bookmarkStart w:id="22" w:name="_Toc69675480"/>
      <w:bookmarkStart w:id="23" w:name="_Toc70062819"/>
      <w:bookmarkStart w:id="24" w:name="_Toc70062863"/>
      <w:bookmarkStart w:id="25" w:name="_Toc70264514"/>
      <w:bookmarkStart w:id="26" w:name="_Toc70266953"/>
      <w:bookmarkStart w:id="27" w:name="_Toc69396501"/>
      <w:bookmarkStart w:id="28" w:name="_Toc70274410"/>
      <w:bookmarkStart w:id="29" w:name="_Toc70277045"/>
      <w:bookmarkStart w:id="30" w:name="_Toc70278293"/>
      <w:bookmarkStart w:id="31" w:name="_Toc70286118"/>
      <w:bookmarkStart w:id="32" w:name="_Toc70286227"/>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8"/>
      <w:bookmarkEnd w:id="29"/>
      <w:bookmarkEnd w:id="30"/>
      <w:bookmarkEnd w:id="31"/>
      <w:bookmarkEnd w:id="32"/>
    </w:p>
    <w:p w14:paraId="097FDE75" w14:textId="77777777" w:rsidR="009D6ED0" w:rsidRPr="009D6ED0" w:rsidRDefault="009D6ED0" w:rsidP="009D6ED0">
      <w:pPr>
        <w:pStyle w:val="aa"/>
        <w:keepNext/>
        <w:keepLines/>
        <w:numPr>
          <w:ilvl w:val="0"/>
          <w:numId w:val="1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33" w:name="_Toc69559848"/>
      <w:bookmarkStart w:id="34" w:name="_Toc69559976"/>
      <w:bookmarkStart w:id="35" w:name="_Toc69562047"/>
      <w:bookmarkStart w:id="36" w:name="_Toc69562669"/>
      <w:bookmarkStart w:id="37" w:name="_Toc69562713"/>
      <w:bookmarkStart w:id="38" w:name="_Toc69648202"/>
      <w:bookmarkStart w:id="39" w:name="_Toc69651928"/>
      <w:bookmarkStart w:id="40" w:name="_Toc69667221"/>
      <w:bookmarkStart w:id="41" w:name="_Toc69672672"/>
      <w:bookmarkStart w:id="42" w:name="_Toc69672722"/>
      <w:bookmarkStart w:id="43" w:name="_Toc69675481"/>
      <w:bookmarkStart w:id="44" w:name="_Toc70062820"/>
      <w:bookmarkStart w:id="45" w:name="_Toc70062864"/>
      <w:bookmarkStart w:id="46" w:name="_Toc70264515"/>
      <w:bookmarkStart w:id="47" w:name="_Toc70266954"/>
      <w:bookmarkStart w:id="48" w:name="_Toc70274411"/>
      <w:bookmarkStart w:id="49" w:name="_Toc70277046"/>
      <w:bookmarkStart w:id="50" w:name="_Toc70278294"/>
      <w:bookmarkStart w:id="51" w:name="_Toc70286119"/>
      <w:bookmarkStart w:id="52" w:name="_Toc70286228"/>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13044AC8" w14:textId="064E6B87" w:rsidR="00B1214B" w:rsidRDefault="00B1214B" w:rsidP="009D6ED0">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53" w:name="_Toc70286229"/>
      <w:r>
        <w:rPr>
          <w:rFonts w:ascii="Times New Roman" w:hAnsi="Times New Roman" w:cs="Times New Roman"/>
          <w:b/>
          <w:color w:val="000000" w:themeColor="text1"/>
          <w:sz w:val="28"/>
          <w:szCs w:val="28"/>
        </w:rPr>
        <w:t xml:space="preserve">Общая характеристика </w:t>
      </w:r>
      <w:bookmarkEnd w:id="27"/>
      <w:r w:rsidR="00373362" w:rsidRPr="00373362">
        <w:rPr>
          <w:rFonts w:ascii="Times New Roman" w:hAnsi="Times New Roman" w:cs="Times New Roman"/>
          <w:b/>
          <w:color w:val="000000" w:themeColor="text1"/>
          <w:sz w:val="28"/>
          <w:szCs w:val="28"/>
        </w:rPr>
        <w:t xml:space="preserve">IBA IT </w:t>
      </w:r>
      <w:proofErr w:type="spellStart"/>
      <w:r w:rsidR="00373362" w:rsidRPr="00373362">
        <w:rPr>
          <w:rFonts w:ascii="Times New Roman" w:hAnsi="Times New Roman" w:cs="Times New Roman"/>
          <w:b/>
          <w:color w:val="000000" w:themeColor="text1"/>
          <w:sz w:val="28"/>
          <w:szCs w:val="28"/>
        </w:rPr>
        <w:t>Park</w:t>
      </w:r>
      <w:bookmarkEnd w:id="53"/>
      <w:proofErr w:type="spellEnd"/>
    </w:p>
    <w:p w14:paraId="5226F85A" w14:textId="17E31C94" w:rsidR="00B1214B" w:rsidRDefault="00B1214B" w:rsidP="00B1214B"/>
    <w:p w14:paraId="34270E8E"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(Иностранное производственное унитарное предприятие «</w:t>
      </w:r>
      <w:proofErr w:type="spellStart"/>
      <w:r w:rsidRPr="00373362">
        <w:rPr>
          <w:rStyle w:val="keyword"/>
          <w:rFonts w:ascii="Times New Roman" w:hAnsi="Times New Roman" w:cs="Times New Roman"/>
          <w:iCs/>
          <w:sz w:val="28"/>
          <w:szCs w:val="28"/>
          <w:shd w:val="clear" w:color="auto" w:fill="FFFFFF"/>
        </w:rPr>
        <w:t>АйБиЭй</w:t>
      </w:r>
      <w:proofErr w:type="spellEnd"/>
      <w:r w:rsidRPr="00373362">
        <w:rPr>
          <w:rStyle w:val="keyword"/>
          <w:rFonts w:ascii="Times New Roman" w:hAnsi="Times New Roman" w:cs="Times New Roman"/>
          <w:iCs/>
          <w:sz w:val="28"/>
          <w:szCs w:val="28"/>
          <w:shd w:val="clear" w:color="auto" w:fill="FFFFFF"/>
        </w:rPr>
        <w:t xml:space="preserve"> </w:t>
      </w:r>
      <w:proofErr w:type="spellStart"/>
      <w:r w:rsidRPr="00373362">
        <w:rPr>
          <w:rStyle w:val="keyword"/>
          <w:rFonts w:ascii="Times New Roman" w:hAnsi="Times New Roman" w:cs="Times New Roman"/>
          <w:iCs/>
          <w:sz w:val="28"/>
          <w:szCs w:val="28"/>
          <w:shd w:val="clear" w:color="auto" w:fill="FFFFFF"/>
        </w:rPr>
        <w:t>АйТи</w:t>
      </w:r>
      <w:proofErr w:type="spellEnd"/>
      <w:r w:rsidRPr="00373362">
        <w:rPr>
          <w:rStyle w:val="keyword"/>
          <w:rFonts w:ascii="Times New Roman" w:hAnsi="Times New Roman" w:cs="Times New Roman"/>
          <w:iCs/>
          <w:sz w:val="28"/>
          <w:szCs w:val="28"/>
          <w:shd w:val="clear" w:color="auto" w:fill="FFFFFF"/>
        </w:rPr>
        <w:t xml:space="preserve"> Парк») — центр разработок IBA </w:t>
      </w:r>
      <w:proofErr w:type="spellStart"/>
      <w:r w:rsidRPr="00373362">
        <w:rPr>
          <w:rStyle w:val="keyword"/>
          <w:rFonts w:ascii="Times New Roman" w:hAnsi="Times New Roman" w:cs="Times New Roman"/>
          <w:iCs/>
          <w:sz w:val="28"/>
          <w:szCs w:val="28"/>
          <w:shd w:val="clear" w:color="auto" w:fill="FFFFFF"/>
        </w:rPr>
        <w:t>Group</w:t>
      </w:r>
      <w:proofErr w:type="spellEnd"/>
      <w:r w:rsidRPr="00373362">
        <w:rPr>
          <w:rStyle w:val="keyword"/>
          <w:rFonts w:ascii="Times New Roman" w:hAnsi="Times New Roman" w:cs="Times New Roman"/>
          <w:iCs/>
          <w:sz w:val="28"/>
          <w:szCs w:val="28"/>
          <w:shd w:val="clear" w:color="auto" w:fill="FFFFFF"/>
        </w:rPr>
        <w:t>, учрежден в августе 2006 года.</w:t>
      </w:r>
    </w:p>
    <w:p w14:paraId="5966345A"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Компания создана с целью расширения экспортных возможностей IBA </w:t>
      </w:r>
      <w:proofErr w:type="spellStart"/>
      <w:r w:rsidRPr="00373362">
        <w:rPr>
          <w:rStyle w:val="keyword"/>
          <w:rFonts w:ascii="Times New Roman" w:hAnsi="Times New Roman" w:cs="Times New Roman"/>
          <w:iCs/>
          <w:sz w:val="28"/>
          <w:szCs w:val="28"/>
          <w:shd w:val="clear" w:color="auto" w:fill="FFFFFF"/>
        </w:rPr>
        <w:t>Group</w:t>
      </w:r>
      <w:proofErr w:type="spellEnd"/>
      <w:r w:rsidRPr="00373362">
        <w:rPr>
          <w:rStyle w:val="keyword"/>
          <w:rFonts w:ascii="Times New Roman" w:hAnsi="Times New Roman" w:cs="Times New Roman"/>
          <w:iCs/>
          <w:sz w:val="28"/>
          <w:szCs w:val="28"/>
          <w:shd w:val="clear" w:color="auto" w:fill="FFFFFF"/>
        </w:rPr>
        <w:t>, а также представления интересов альянса в белорусском Парке высоких технологий (</w:t>
      </w:r>
      <w:hyperlink r:id="rId10" w:tgtFrame="_blank" w:history="1">
        <w:r w:rsidRPr="00373362">
          <w:rPr>
            <w:rStyle w:val="keyword"/>
            <w:rFonts w:ascii="Times New Roman" w:hAnsi="Times New Roman" w:cs="Times New Roman"/>
            <w:iCs/>
            <w:sz w:val="28"/>
            <w:szCs w:val="28"/>
            <w:shd w:val="clear" w:color="auto" w:fill="FFFFFF"/>
          </w:rPr>
          <w:t>ПВТ</w:t>
        </w:r>
      </w:hyperlink>
      <w:r w:rsidRPr="00373362">
        <w:rPr>
          <w:rStyle w:val="keyword"/>
          <w:rFonts w:ascii="Times New Roman" w:hAnsi="Times New Roman" w:cs="Times New Roman"/>
          <w:iCs/>
          <w:sz w:val="28"/>
          <w:szCs w:val="28"/>
          <w:shd w:val="clear" w:color="auto" w:fill="FFFFFF"/>
        </w:rPr>
        <w:t xml:space="preserve">), резидентом которого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является с февраля 2007 года.</w:t>
      </w:r>
    </w:p>
    <w:p w14:paraId="40F34792"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В настоящее время в компании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трудятся более 1500 высококвалифицированных специалистов и менеджеров, имеющих опыт работы в различных направлениях информационных технологий. Многие специалисты компании прошли профессиональное обучение в учебных центрах компаний IBM, SAP, </w:t>
      </w:r>
      <w:proofErr w:type="spellStart"/>
      <w:r w:rsidRPr="00373362">
        <w:rPr>
          <w:rStyle w:val="keyword"/>
          <w:rFonts w:ascii="Times New Roman" w:hAnsi="Times New Roman" w:cs="Times New Roman"/>
          <w:iCs/>
          <w:sz w:val="28"/>
          <w:szCs w:val="28"/>
          <w:shd w:val="clear" w:color="auto" w:fill="FFFFFF"/>
        </w:rPr>
        <w:t>Microsoft</w:t>
      </w:r>
      <w:proofErr w:type="spellEnd"/>
      <w:r w:rsidRPr="00373362">
        <w:rPr>
          <w:rStyle w:val="keyword"/>
          <w:rFonts w:ascii="Times New Roman" w:hAnsi="Times New Roman" w:cs="Times New Roman"/>
          <w:iCs/>
          <w:sz w:val="28"/>
          <w:szCs w:val="28"/>
          <w:shd w:val="clear" w:color="auto" w:fill="FFFFFF"/>
        </w:rPr>
        <w:t xml:space="preserve">, PTC, а также в </w:t>
      </w:r>
      <w:proofErr w:type="spellStart"/>
      <w:r w:rsidRPr="00373362">
        <w:rPr>
          <w:rStyle w:val="keyword"/>
          <w:rFonts w:ascii="Times New Roman" w:hAnsi="Times New Roman" w:cs="Times New Roman"/>
          <w:iCs/>
          <w:sz w:val="28"/>
          <w:szCs w:val="28"/>
          <w:shd w:val="clear" w:color="auto" w:fill="FFFFFF"/>
        </w:rPr>
        <w:t>Institute</w:t>
      </w:r>
      <w:proofErr w:type="spellEnd"/>
      <w:r w:rsidRPr="00373362">
        <w:rPr>
          <w:rStyle w:val="keyword"/>
          <w:rFonts w:ascii="Times New Roman" w:hAnsi="Times New Roman" w:cs="Times New Roman"/>
          <w:iCs/>
          <w:sz w:val="28"/>
          <w:szCs w:val="28"/>
          <w:shd w:val="clear" w:color="auto" w:fill="FFFFFF"/>
        </w:rPr>
        <w:t xml:space="preserve"> IBA и имеют соответствующие сертификаты. Значительная часть сотрудников предприятия имеет многолетний опыт в области разработки и сопровождения прикладного и системного программного обеспечения, многие из них участвуют в международных проектах IBA </w:t>
      </w:r>
      <w:proofErr w:type="spellStart"/>
      <w:r w:rsidRPr="00373362">
        <w:rPr>
          <w:rStyle w:val="keyword"/>
          <w:rFonts w:ascii="Times New Roman" w:hAnsi="Times New Roman" w:cs="Times New Roman"/>
          <w:iCs/>
          <w:sz w:val="28"/>
          <w:szCs w:val="28"/>
          <w:shd w:val="clear" w:color="auto" w:fill="FFFFFF"/>
        </w:rPr>
        <w:t>Group</w:t>
      </w:r>
      <w:proofErr w:type="spellEnd"/>
      <w:r w:rsidRPr="00373362">
        <w:rPr>
          <w:rStyle w:val="keyword"/>
          <w:rFonts w:ascii="Times New Roman" w:hAnsi="Times New Roman" w:cs="Times New Roman"/>
          <w:iCs/>
          <w:sz w:val="28"/>
          <w:szCs w:val="28"/>
          <w:shd w:val="clear" w:color="auto" w:fill="FFFFFF"/>
        </w:rPr>
        <w:t>.</w:t>
      </w:r>
    </w:p>
    <w:p w14:paraId="14242CDE" w14:textId="77777777" w:rsid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Основные направления деятельности IBA IT </w:t>
      </w:r>
      <w:proofErr w:type="spellStart"/>
      <w:r w:rsidRPr="00373362">
        <w:rPr>
          <w:rStyle w:val="keyword"/>
          <w:rFonts w:ascii="Times New Roman" w:hAnsi="Times New Roman" w:cs="Times New Roman"/>
          <w:iCs/>
          <w:sz w:val="28"/>
          <w:szCs w:val="28"/>
          <w:shd w:val="clear" w:color="auto" w:fill="FFFFFF"/>
        </w:rPr>
        <w:t>Park</w:t>
      </w:r>
      <w:proofErr w:type="spellEnd"/>
    </w:p>
    <w:p w14:paraId="221AF8F2"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 xml:space="preserve">Проектирование и разработка программного обеспечения для платформы IBM </w:t>
      </w:r>
      <w:proofErr w:type="spellStart"/>
      <w:r w:rsidRPr="00373362">
        <w:rPr>
          <w:rStyle w:val="keyword"/>
          <w:rFonts w:ascii="Times New Roman" w:hAnsi="Times New Roman" w:cs="Times New Roman"/>
          <w:iCs/>
          <w:sz w:val="28"/>
          <w:szCs w:val="28"/>
        </w:rPr>
        <w:t>mainframe</w:t>
      </w:r>
      <w:proofErr w:type="spellEnd"/>
      <w:r w:rsidRPr="00373362">
        <w:rPr>
          <w:rStyle w:val="keyword"/>
          <w:rFonts w:ascii="Times New Roman" w:hAnsi="Times New Roman" w:cs="Times New Roman"/>
          <w:iCs/>
          <w:sz w:val="28"/>
          <w:szCs w:val="28"/>
        </w:rPr>
        <w:t xml:space="preserve"> и </w:t>
      </w:r>
      <w:proofErr w:type="spellStart"/>
      <w:r w:rsidRPr="00373362">
        <w:rPr>
          <w:rStyle w:val="keyword"/>
          <w:rFonts w:ascii="Times New Roman" w:hAnsi="Times New Roman" w:cs="Times New Roman"/>
          <w:iCs/>
          <w:sz w:val="28"/>
          <w:szCs w:val="28"/>
        </w:rPr>
        <w:t>Fujitsu</w:t>
      </w:r>
      <w:proofErr w:type="spellEnd"/>
      <w:r w:rsidRPr="00373362">
        <w:rPr>
          <w:rStyle w:val="keyword"/>
          <w:rFonts w:ascii="Times New Roman" w:hAnsi="Times New Roman" w:cs="Times New Roman"/>
          <w:iCs/>
          <w:sz w:val="28"/>
          <w:szCs w:val="28"/>
        </w:rPr>
        <w:t xml:space="preserve"> </w:t>
      </w:r>
      <w:proofErr w:type="spellStart"/>
      <w:r w:rsidRPr="00373362">
        <w:rPr>
          <w:rStyle w:val="keyword"/>
          <w:rFonts w:ascii="Times New Roman" w:hAnsi="Times New Roman" w:cs="Times New Roman"/>
          <w:iCs/>
          <w:sz w:val="28"/>
          <w:szCs w:val="28"/>
        </w:rPr>
        <w:t>mainframe</w:t>
      </w:r>
      <w:proofErr w:type="spellEnd"/>
      <w:r w:rsidRPr="00373362">
        <w:rPr>
          <w:rStyle w:val="keyword"/>
          <w:rFonts w:ascii="Times New Roman" w:hAnsi="Times New Roman" w:cs="Times New Roman"/>
          <w:iCs/>
          <w:sz w:val="28"/>
          <w:szCs w:val="28"/>
        </w:rPr>
        <w:t>, а также ПО архитектуры «клиент-сервер» для различных платформ</w:t>
      </w:r>
    </w:p>
    <w:p w14:paraId="7FCD214C"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Разработка и сопровождение процессов миграции бизнес-приложений</w:t>
      </w:r>
    </w:p>
    <w:p w14:paraId="7B835917"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 xml:space="preserve">Бизнес-приложения на </w:t>
      </w:r>
      <w:proofErr w:type="spellStart"/>
      <w:r w:rsidRPr="00373362">
        <w:rPr>
          <w:rStyle w:val="keyword"/>
          <w:rFonts w:ascii="Times New Roman" w:hAnsi="Times New Roman" w:cs="Times New Roman"/>
          <w:iCs/>
          <w:sz w:val="28"/>
          <w:szCs w:val="28"/>
        </w:rPr>
        <w:t>Java</w:t>
      </w:r>
      <w:proofErr w:type="spellEnd"/>
      <w:r w:rsidRPr="00373362">
        <w:rPr>
          <w:rStyle w:val="keyword"/>
          <w:rFonts w:ascii="Times New Roman" w:hAnsi="Times New Roman" w:cs="Times New Roman"/>
          <w:iCs/>
          <w:sz w:val="28"/>
          <w:szCs w:val="28"/>
        </w:rPr>
        <w:t>/</w:t>
      </w:r>
      <w:proofErr w:type="spellStart"/>
      <w:r w:rsidRPr="00373362">
        <w:rPr>
          <w:rStyle w:val="keyword"/>
          <w:rFonts w:ascii="Times New Roman" w:hAnsi="Times New Roman" w:cs="Times New Roman"/>
          <w:iCs/>
          <w:sz w:val="28"/>
          <w:szCs w:val="28"/>
        </w:rPr>
        <w:t>Web</w:t>
      </w:r>
      <w:proofErr w:type="spellEnd"/>
      <w:r w:rsidRPr="00373362">
        <w:rPr>
          <w:rStyle w:val="keyword"/>
          <w:rFonts w:ascii="Times New Roman" w:hAnsi="Times New Roman" w:cs="Times New Roman"/>
          <w:iCs/>
          <w:sz w:val="28"/>
          <w:szCs w:val="28"/>
        </w:rPr>
        <w:t>-платформе, корпоративные порталы</w:t>
      </w:r>
    </w:p>
    <w:p w14:paraId="78FDCA8D"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Локализация и вертикальные решения на ERP-платформах, интеграция</w:t>
      </w:r>
    </w:p>
    <w:p w14:paraId="3B508586"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lastRenderedPageBreak/>
        <w:t>Разработка мобильных приложений</w:t>
      </w:r>
    </w:p>
    <w:p w14:paraId="7DF757CD" w14:textId="77777777" w:rsid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Решения по управлению:</w:t>
      </w:r>
    </w:p>
    <w:p w14:paraId="69290172"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активами предприятий (EAM);</w:t>
      </w:r>
    </w:p>
    <w:p w14:paraId="1932A81B"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 xml:space="preserve"> банковским ритейлом;</w:t>
      </w:r>
    </w:p>
    <w:p w14:paraId="5527A9EE"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жизненным циклом изделий (CAD/CAM/CAE и PDM/PLM);</w:t>
      </w:r>
    </w:p>
    <w:p w14:paraId="4880A589"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ИТ-инфраструктурой (OSS/BSS);</w:t>
      </w:r>
    </w:p>
    <w:p w14:paraId="3D93E35E"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ИТ-услугами (ITSM/ITIL);</w:t>
      </w:r>
      <w:r w:rsidRPr="00373362">
        <w:rPr>
          <w:rStyle w:val="keyword"/>
          <w:rFonts w:ascii="Times New Roman" w:hAnsi="Times New Roman" w:cs="Times New Roman"/>
          <w:iCs/>
          <w:sz w:val="28"/>
          <w:szCs w:val="28"/>
        </w:rPr>
        <w:br/>
      </w:r>
    </w:p>
    <w:p w14:paraId="03B77B47"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нормативно-справочной информацией (MDM);</w:t>
      </w:r>
    </w:p>
    <w:p w14:paraId="46BAB6D6"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службой технической поддержки пользователей ИТ-инфраструктуры (</w:t>
      </w:r>
      <w:proofErr w:type="spellStart"/>
      <w:r w:rsidRPr="00373362">
        <w:rPr>
          <w:rStyle w:val="keyword"/>
          <w:rFonts w:ascii="Times New Roman" w:hAnsi="Times New Roman" w:cs="Times New Roman"/>
          <w:iCs/>
          <w:sz w:val="28"/>
          <w:szCs w:val="28"/>
        </w:rPr>
        <w:t>Service</w:t>
      </w:r>
      <w:proofErr w:type="spellEnd"/>
      <w:r w:rsidRPr="00373362">
        <w:rPr>
          <w:rStyle w:val="keyword"/>
          <w:rFonts w:ascii="Times New Roman" w:hAnsi="Times New Roman" w:cs="Times New Roman"/>
          <w:iCs/>
          <w:sz w:val="28"/>
          <w:szCs w:val="28"/>
        </w:rPr>
        <w:t xml:space="preserve"> </w:t>
      </w:r>
      <w:proofErr w:type="spellStart"/>
      <w:r w:rsidRPr="00373362">
        <w:rPr>
          <w:rStyle w:val="keyword"/>
          <w:rFonts w:ascii="Times New Roman" w:hAnsi="Times New Roman" w:cs="Times New Roman"/>
          <w:iCs/>
          <w:sz w:val="28"/>
          <w:szCs w:val="28"/>
        </w:rPr>
        <w:t>Desk</w:t>
      </w:r>
      <w:proofErr w:type="spellEnd"/>
      <w:r w:rsidRPr="00373362">
        <w:rPr>
          <w:rStyle w:val="keyword"/>
          <w:rFonts w:ascii="Times New Roman" w:hAnsi="Times New Roman" w:cs="Times New Roman"/>
          <w:iCs/>
          <w:sz w:val="28"/>
          <w:szCs w:val="28"/>
        </w:rPr>
        <w:t>);</w:t>
      </w:r>
    </w:p>
    <w:p w14:paraId="7E31D008"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 xml:space="preserve"> техническим обслуживанием и ремонтами (MRO);</w:t>
      </w:r>
    </w:p>
    <w:p w14:paraId="1B1F3ABA" w14:textId="454B8B75" w:rsidR="00B1214B" w:rsidRP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транспортом и транспортной логистикой.</w:t>
      </w:r>
    </w:p>
    <w:p w14:paraId="181CAB45"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Системы бизнес-аналитики (BI) и бюджетирования</w:t>
      </w:r>
    </w:p>
    <w:p w14:paraId="1EE3244D"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Системы электронного документооборота, управление бизнес-процессами и корпоративным контентом (</w:t>
      </w:r>
      <w:proofErr w:type="spellStart"/>
      <w:r w:rsidRPr="00373362">
        <w:rPr>
          <w:rStyle w:val="keyword"/>
          <w:rFonts w:ascii="Times New Roman" w:hAnsi="Times New Roman" w:cs="Times New Roman"/>
          <w:iCs/>
          <w:sz w:val="28"/>
          <w:szCs w:val="28"/>
        </w:rPr>
        <w:t>Workflow</w:t>
      </w:r>
      <w:proofErr w:type="spellEnd"/>
      <w:r w:rsidRPr="00373362">
        <w:rPr>
          <w:rStyle w:val="keyword"/>
          <w:rFonts w:ascii="Times New Roman" w:hAnsi="Times New Roman" w:cs="Times New Roman"/>
          <w:iCs/>
          <w:sz w:val="28"/>
          <w:szCs w:val="28"/>
        </w:rPr>
        <w:t>/BPM/ECM), электронные архивы документов</w:t>
      </w:r>
    </w:p>
    <w:p w14:paraId="421825B6" w14:textId="7469298C" w:rsidR="00B1214B" w:rsidRPr="00373362" w:rsidRDefault="00B1214B" w:rsidP="00B1214B">
      <w:pPr>
        <w:pStyle w:val="aa"/>
        <w:numPr>
          <w:ilvl w:val="0"/>
          <w:numId w:val="1"/>
        </w:numPr>
        <w:spacing w:after="0"/>
        <w:ind w:left="993" w:hanging="284"/>
        <w:jc w:val="both"/>
        <w:rPr>
          <w:rFonts w:ascii="Times New Roman" w:hAnsi="Times New Roman" w:cs="Times New Roman"/>
          <w:iCs/>
          <w:sz w:val="28"/>
          <w:szCs w:val="28"/>
        </w:rPr>
      </w:pPr>
      <w:r w:rsidRPr="00373362">
        <w:rPr>
          <w:rStyle w:val="keyword"/>
          <w:rFonts w:ascii="Times New Roman" w:hAnsi="Times New Roman" w:cs="Times New Roman"/>
          <w:iCs/>
          <w:sz w:val="28"/>
          <w:szCs w:val="28"/>
        </w:rPr>
        <w:t>Решения для хранилищ данных, бизнес-аналитики и обработки данных.</w:t>
      </w:r>
    </w:p>
    <w:p w14:paraId="04443078"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Дополнительным подтверждением качества продукции и услуг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является сертификат соответствия СМК ПО международному стандарту DIN EN ISO 9001. Сертификат получен в системе Немецкого органа по аккредитации </w:t>
      </w:r>
      <w:proofErr w:type="spellStart"/>
      <w:r w:rsidRPr="00373362">
        <w:rPr>
          <w:rStyle w:val="keyword"/>
          <w:rFonts w:ascii="Times New Roman" w:hAnsi="Times New Roman" w:cs="Times New Roman"/>
          <w:iCs/>
          <w:sz w:val="28"/>
          <w:szCs w:val="28"/>
          <w:shd w:val="clear" w:color="auto" w:fill="FFFFFF"/>
        </w:rPr>
        <w:t>DAkkS</w:t>
      </w:r>
      <w:proofErr w:type="spellEnd"/>
      <w:r w:rsidRPr="00373362">
        <w:rPr>
          <w:rStyle w:val="keyword"/>
          <w:rFonts w:ascii="Times New Roman" w:hAnsi="Times New Roman" w:cs="Times New Roman"/>
          <w:iCs/>
          <w:sz w:val="28"/>
          <w:szCs w:val="28"/>
          <w:shd w:val="clear" w:color="auto" w:fill="FFFFFF"/>
        </w:rPr>
        <w:t>.</w:t>
      </w:r>
    </w:p>
    <w:p w14:paraId="47040B5D"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Иностранное предприятие «ИТ парк» (сейчас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удостоена награды Национального конкурса «Золотой Байт» в номинациях «Инвестор года» и «Крупнейший поставщик решений для белорусского рынка».</w:t>
      </w:r>
    </w:p>
    <w:p w14:paraId="605D411C" w14:textId="77777777" w:rsid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Компания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занимает ведущие позиции в TOP-10 крупнейших поставщиков на белорусский рынок среди компаний-резидентов ПВТ и входит в TOP-10 компаний-резидентов ПВТ в различных номинациях.</w:t>
      </w:r>
    </w:p>
    <w:p w14:paraId="611872C3" w14:textId="16CD630A"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lastRenderedPageBreak/>
        <w:t xml:space="preserve">По итогам 2015 и 2018 годов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 лауреат Премии Правительства Республики Беларусь за достижения в области качества. В дополнение к высокому званию компания стала обладателем специальных наград:</w:t>
      </w:r>
    </w:p>
    <w:p w14:paraId="01F781A1" w14:textId="77777777"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в 2015 году: в номинации «Социальная ответственность» за ведение социально ответственного бизнеса и создание условий, обеспечивающих социальную защищенность всех заинтересованных сторон: персонала, потребителей, партнеров, общества</w:t>
      </w:r>
    </w:p>
    <w:p w14:paraId="0F34B3D1" w14:textId="77777777"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в 2018 году: в номинации «Совершенство менеджмента» «за построение в организации систем менеджмента, ориентированных на проектно-процессное управление и позволяющих внедрять современные высокоэффективные, ресурсосберегающие и инновационные технологии, создавать конкурентоспособные продукцию, услуги или работы».</w:t>
      </w:r>
    </w:p>
    <w:p w14:paraId="2585AECB" w14:textId="437FE8D3" w:rsidR="00373362" w:rsidRPr="00373362" w:rsidRDefault="00373362" w:rsidP="00373362">
      <w:pPr>
        <w:pStyle w:val="ad"/>
        <w:jc w:val="left"/>
        <w:rPr>
          <w:rStyle w:val="keyword"/>
          <w:rFonts w:ascii="Times New Roman" w:eastAsiaTheme="minorHAnsi" w:hAnsi="Times New Roman"/>
          <w:b w:val="0"/>
          <w:iCs/>
          <w:sz w:val="28"/>
          <w:szCs w:val="28"/>
          <w:shd w:val="clear" w:color="auto" w:fill="FFFFFF"/>
          <w:lang w:eastAsia="en-US"/>
        </w:rPr>
      </w:pPr>
      <w:r>
        <w:rPr>
          <w:rStyle w:val="keyword"/>
          <w:rFonts w:ascii="Times New Roman" w:eastAsiaTheme="minorHAnsi" w:hAnsi="Times New Roman"/>
          <w:b w:val="0"/>
          <w:iCs/>
          <w:sz w:val="28"/>
          <w:szCs w:val="28"/>
          <w:shd w:val="clear" w:color="auto" w:fill="FFFFFF"/>
          <w:lang w:eastAsia="en-US"/>
        </w:rPr>
        <w:t>К</w:t>
      </w:r>
      <w:r w:rsidRPr="00373362">
        <w:rPr>
          <w:rStyle w:val="keyword"/>
          <w:rFonts w:ascii="Times New Roman" w:eastAsiaTheme="minorHAnsi" w:hAnsi="Times New Roman"/>
          <w:b w:val="0"/>
          <w:iCs/>
          <w:sz w:val="28"/>
          <w:szCs w:val="28"/>
          <w:shd w:val="clear" w:color="auto" w:fill="FFFFFF"/>
          <w:lang w:eastAsia="en-US"/>
        </w:rPr>
        <w:t>раткое описание выпускаемой продукции / оказываемых услуг;</w:t>
      </w:r>
    </w:p>
    <w:p w14:paraId="2666510A" w14:textId="77777777" w:rsidR="00373362" w:rsidRPr="00373362" w:rsidRDefault="00373362" w:rsidP="00373362">
      <w:pPr>
        <w:spacing w:after="0"/>
        <w:jc w:val="both"/>
        <w:rPr>
          <w:rStyle w:val="keyword"/>
          <w:rFonts w:ascii="Times New Roman" w:hAnsi="Times New Roman" w:cs="Times New Roman"/>
          <w:iCs/>
          <w:sz w:val="28"/>
          <w:szCs w:val="28"/>
        </w:rPr>
      </w:pPr>
    </w:p>
    <w:p w14:paraId="0E9B7522" w14:textId="5AFAD8EE" w:rsidR="00373362" w:rsidRPr="00373362" w:rsidRDefault="00373362" w:rsidP="00373362">
      <w:pPr>
        <w:pStyle w:val="aa"/>
        <w:numPr>
          <w:ilvl w:val="0"/>
          <w:numId w:val="1"/>
        </w:numPr>
        <w:spacing w:after="0"/>
        <w:ind w:left="993" w:hanging="284"/>
        <w:jc w:val="both"/>
        <w:rPr>
          <w:rFonts w:ascii="Times New Roman" w:hAnsi="Times New Roman" w:cs="Times New Roman"/>
          <w:iCs/>
          <w:sz w:val="28"/>
          <w:szCs w:val="28"/>
        </w:rPr>
      </w:pPr>
      <w:r w:rsidRPr="00373362">
        <w:rPr>
          <w:rStyle w:val="keyword"/>
          <w:rFonts w:ascii="Times New Roman" w:hAnsi="Times New Roman" w:cs="Times New Roman"/>
          <w:iCs/>
          <w:sz w:val="28"/>
          <w:szCs w:val="28"/>
        </w:rPr>
        <w:t>Аналитика (BI)</w:t>
      </w:r>
      <w:r>
        <w:rPr>
          <w:rStyle w:val="keyword"/>
          <w:rFonts w:ascii="Times New Roman" w:hAnsi="Times New Roman" w:cs="Times New Roman"/>
          <w:iCs/>
          <w:sz w:val="28"/>
          <w:szCs w:val="28"/>
        </w:rPr>
        <w:t xml:space="preserve"> </w:t>
      </w:r>
      <w:r w:rsidRPr="00373362">
        <w:rPr>
          <w:rFonts w:ascii="Times New Roman" w:hAnsi="Times New Roman" w:cs="Times New Roman"/>
          <w:sz w:val="28"/>
          <w:szCs w:val="28"/>
          <w:lang w:val="en-US"/>
        </w:rPr>
        <w:t>IBA</w:t>
      </w:r>
      <w:r w:rsidRPr="00373362">
        <w:rPr>
          <w:rFonts w:ascii="Times New Roman" w:hAnsi="Times New Roman" w:cs="Times New Roman"/>
          <w:sz w:val="28"/>
          <w:szCs w:val="28"/>
        </w:rPr>
        <w:t xml:space="preserve"> </w:t>
      </w:r>
      <w:r w:rsidRPr="00373362">
        <w:rPr>
          <w:rFonts w:ascii="Times New Roman" w:hAnsi="Times New Roman" w:cs="Times New Roman"/>
          <w:sz w:val="28"/>
          <w:szCs w:val="28"/>
          <w:lang w:val="en-US"/>
        </w:rPr>
        <w:t>Group</w:t>
      </w:r>
      <w:r w:rsidRPr="00373362">
        <w:rPr>
          <w:rFonts w:ascii="Times New Roman" w:hAnsi="Times New Roman" w:cs="Times New Roman"/>
          <w:sz w:val="28"/>
          <w:szCs w:val="28"/>
        </w:rPr>
        <w:t xml:space="preserve"> разрабатывает корпоративные хранилища данных, системы предсказательной аналитики, глубинного анализа, визуализации данных и интерактивных отчетов для финансовых, производственных, транспортных, энергетических и государственных компаний.</w:t>
      </w:r>
    </w:p>
    <w:p w14:paraId="20CD094E" w14:textId="130206FF"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Управление персоналом / обучение</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 xml:space="preserve">IBA </w:t>
      </w:r>
      <w:proofErr w:type="spellStart"/>
      <w:r w:rsidRPr="00373362">
        <w:rPr>
          <w:rStyle w:val="keyword"/>
          <w:rFonts w:ascii="Times New Roman" w:hAnsi="Times New Roman" w:cs="Times New Roman"/>
          <w:iCs/>
          <w:sz w:val="28"/>
          <w:szCs w:val="28"/>
        </w:rPr>
        <w:t>Group</w:t>
      </w:r>
      <w:proofErr w:type="spellEnd"/>
      <w:r w:rsidRPr="00373362">
        <w:rPr>
          <w:rStyle w:val="keyword"/>
          <w:rFonts w:ascii="Times New Roman" w:hAnsi="Times New Roman" w:cs="Times New Roman"/>
          <w:iCs/>
          <w:sz w:val="28"/>
          <w:szCs w:val="28"/>
        </w:rPr>
        <w:t xml:space="preserve"> разрабатывает и внедряет системы управления персоналом, системы удаленного обучения для компаний и учебных заведений.</w:t>
      </w:r>
    </w:p>
    <w:p w14:paraId="6CE75C5D" w14:textId="4FA66DA2"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Маркетинг и продажи</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Разрабатываем решения для автоматизации маркетинга и продаж для производственных, логистических и финансовых организаций.</w:t>
      </w:r>
    </w:p>
    <w:p w14:paraId="684DC78D" w14:textId="1B467134"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Информационная безопасность</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 xml:space="preserve">IBA </w:t>
      </w:r>
      <w:proofErr w:type="spellStart"/>
      <w:r w:rsidRPr="00373362">
        <w:rPr>
          <w:rStyle w:val="keyword"/>
          <w:rFonts w:ascii="Times New Roman" w:hAnsi="Times New Roman" w:cs="Times New Roman"/>
          <w:iCs/>
          <w:sz w:val="28"/>
          <w:szCs w:val="28"/>
        </w:rPr>
        <w:t>Group</w:t>
      </w:r>
      <w:proofErr w:type="spellEnd"/>
      <w:r w:rsidRPr="00373362">
        <w:rPr>
          <w:rStyle w:val="keyword"/>
          <w:rFonts w:ascii="Times New Roman" w:hAnsi="Times New Roman" w:cs="Times New Roman"/>
          <w:iCs/>
          <w:sz w:val="28"/>
          <w:szCs w:val="28"/>
        </w:rPr>
        <w:t xml:space="preserve"> разрабатывает решения для защиты данных в течение 20 лет. Мы внедряем системы безопасности для компаний в сфере финансов и страхования, транспорта и </w:t>
      </w:r>
      <w:r w:rsidRPr="00373362">
        <w:rPr>
          <w:rStyle w:val="keyword"/>
          <w:rFonts w:ascii="Times New Roman" w:hAnsi="Times New Roman" w:cs="Times New Roman"/>
          <w:iCs/>
          <w:sz w:val="28"/>
          <w:szCs w:val="28"/>
        </w:rPr>
        <w:lastRenderedPageBreak/>
        <w:t>логистики, нефти и газа, энергетики, телекоммуникаций и центров обработки данных.</w:t>
      </w:r>
    </w:p>
    <w:p w14:paraId="4F0CB54D" w14:textId="217DA569"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Управление информацией</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 xml:space="preserve">IBA </w:t>
      </w:r>
      <w:proofErr w:type="spellStart"/>
      <w:r w:rsidRPr="00373362">
        <w:rPr>
          <w:rStyle w:val="keyword"/>
          <w:rFonts w:ascii="Times New Roman" w:hAnsi="Times New Roman" w:cs="Times New Roman"/>
          <w:iCs/>
          <w:sz w:val="28"/>
          <w:szCs w:val="28"/>
        </w:rPr>
        <w:t>Group</w:t>
      </w:r>
      <w:proofErr w:type="spellEnd"/>
      <w:r w:rsidRPr="00373362">
        <w:rPr>
          <w:rStyle w:val="keyword"/>
          <w:rFonts w:ascii="Times New Roman" w:hAnsi="Times New Roman" w:cs="Times New Roman"/>
          <w:iCs/>
          <w:sz w:val="28"/>
          <w:szCs w:val="28"/>
        </w:rPr>
        <w:t xml:space="preserve"> разрабатывает корпоративные хранилища данных, системы предиктивной аналитики и управления нормативно-справочной информацией для финансовых, энергетических, производственных и государственных компаний.</w:t>
      </w:r>
    </w:p>
    <w:p w14:paraId="108003CA" w14:textId="729B4A28"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Интеллектуальное предприятие</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 xml:space="preserve">Разрабатываем автоматизированные системы бюджетирования и планирования, корпоративные хранилища данных, аналитические решения и </w:t>
      </w:r>
      <w:proofErr w:type="spellStart"/>
      <w:r w:rsidRPr="00373362">
        <w:rPr>
          <w:rStyle w:val="keyword"/>
          <w:rFonts w:ascii="Times New Roman" w:hAnsi="Times New Roman" w:cs="Times New Roman"/>
          <w:iCs/>
          <w:sz w:val="28"/>
          <w:szCs w:val="28"/>
        </w:rPr>
        <w:t>IoT</w:t>
      </w:r>
      <w:proofErr w:type="spellEnd"/>
      <w:r w:rsidRPr="00373362">
        <w:rPr>
          <w:rStyle w:val="keyword"/>
          <w:rFonts w:ascii="Times New Roman" w:hAnsi="Times New Roman" w:cs="Times New Roman"/>
          <w:iCs/>
          <w:sz w:val="28"/>
          <w:szCs w:val="28"/>
        </w:rPr>
        <w:t>-приложения для банков, промышленных, энергетических, транспортных и логистических предприятий и ИТ-компаний Беларуси.</w:t>
      </w:r>
    </w:p>
    <w:p w14:paraId="0D4508C1" w14:textId="10256E11"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Облачные решения</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Технологии обработки данных, с помощью которых приложения и компьютерные ресурсы предоставляются через Интернет как услуга.</w:t>
      </w:r>
    </w:p>
    <w:p w14:paraId="0175F7D7" w14:textId="5BBD11C2"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Управление активами</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Разрабатываем и внедряем решения для управления активами, которые помогают комплексно и согласованно управлять активами предприятия, режимами их работы, сокращать риски и оптимизировать затраты в процессе эксплуатации.</w:t>
      </w:r>
    </w:p>
    <w:p w14:paraId="2CD1A279" w14:textId="09D98382"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Чат-боты</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 xml:space="preserve">Создаем голосовых ассистентов и чат-ботов для компаний с большим количеством клиентов. У нас 5+ лет опыта разработки для клиентов из нескольких отраслей. Используем IBM </w:t>
      </w:r>
      <w:proofErr w:type="spellStart"/>
      <w:r w:rsidRPr="00373362">
        <w:rPr>
          <w:rStyle w:val="keyword"/>
          <w:rFonts w:ascii="Times New Roman" w:hAnsi="Times New Roman" w:cs="Times New Roman"/>
          <w:iCs/>
          <w:sz w:val="28"/>
          <w:szCs w:val="28"/>
        </w:rPr>
        <w:t>Watson</w:t>
      </w:r>
      <w:proofErr w:type="spellEnd"/>
      <w:r w:rsidRPr="00373362">
        <w:rPr>
          <w:rStyle w:val="keyword"/>
          <w:rFonts w:ascii="Times New Roman" w:hAnsi="Times New Roman" w:cs="Times New Roman"/>
          <w:iCs/>
          <w:sz w:val="28"/>
          <w:szCs w:val="28"/>
        </w:rPr>
        <w:t xml:space="preserve">, </w:t>
      </w:r>
      <w:proofErr w:type="spellStart"/>
      <w:r w:rsidRPr="00373362">
        <w:rPr>
          <w:rStyle w:val="keyword"/>
          <w:rFonts w:ascii="Times New Roman" w:hAnsi="Times New Roman" w:cs="Times New Roman"/>
          <w:iCs/>
          <w:sz w:val="28"/>
          <w:szCs w:val="28"/>
        </w:rPr>
        <w:t>Google</w:t>
      </w:r>
      <w:proofErr w:type="spellEnd"/>
      <w:r w:rsidRPr="00373362">
        <w:rPr>
          <w:rStyle w:val="keyword"/>
          <w:rFonts w:ascii="Times New Roman" w:hAnsi="Times New Roman" w:cs="Times New Roman"/>
          <w:iCs/>
          <w:sz w:val="28"/>
          <w:szCs w:val="28"/>
        </w:rPr>
        <w:t xml:space="preserve">, </w:t>
      </w:r>
      <w:proofErr w:type="spellStart"/>
      <w:r w:rsidRPr="00373362">
        <w:rPr>
          <w:rStyle w:val="keyword"/>
          <w:rFonts w:ascii="Times New Roman" w:hAnsi="Times New Roman" w:cs="Times New Roman"/>
          <w:iCs/>
          <w:sz w:val="28"/>
          <w:szCs w:val="28"/>
        </w:rPr>
        <w:t>Yandex</w:t>
      </w:r>
      <w:proofErr w:type="spellEnd"/>
      <w:r w:rsidRPr="00373362">
        <w:rPr>
          <w:rStyle w:val="keyword"/>
          <w:rFonts w:ascii="Times New Roman" w:hAnsi="Times New Roman" w:cs="Times New Roman"/>
          <w:iCs/>
          <w:sz w:val="28"/>
          <w:szCs w:val="28"/>
        </w:rPr>
        <w:t xml:space="preserve"> и другие сервисы.</w:t>
      </w:r>
    </w:p>
    <w:p w14:paraId="61441BD4" w14:textId="12BF9094"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proofErr w:type="spellStart"/>
      <w:r w:rsidRPr="00373362">
        <w:rPr>
          <w:rStyle w:val="keyword"/>
          <w:rFonts w:ascii="Times New Roman" w:hAnsi="Times New Roman" w:cs="Times New Roman"/>
          <w:iCs/>
          <w:sz w:val="28"/>
          <w:szCs w:val="28"/>
        </w:rPr>
        <w:t>AgronomX</w:t>
      </w:r>
      <w:proofErr w:type="spellEnd"/>
      <w:r>
        <w:rPr>
          <w:rStyle w:val="keyword"/>
          <w:rFonts w:ascii="Times New Roman" w:hAnsi="Times New Roman" w:cs="Times New Roman"/>
          <w:iCs/>
          <w:sz w:val="28"/>
          <w:szCs w:val="28"/>
        </w:rPr>
        <w:t xml:space="preserve">. </w:t>
      </w:r>
      <w:proofErr w:type="spellStart"/>
      <w:r w:rsidRPr="00373362">
        <w:rPr>
          <w:rStyle w:val="keyword"/>
          <w:rFonts w:ascii="Times New Roman" w:hAnsi="Times New Roman" w:cs="Times New Roman"/>
          <w:iCs/>
          <w:sz w:val="28"/>
          <w:szCs w:val="28"/>
        </w:rPr>
        <w:t>Cистема</w:t>
      </w:r>
      <w:proofErr w:type="spellEnd"/>
      <w:r w:rsidRPr="00373362">
        <w:rPr>
          <w:rStyle w:val="keyword"/>
          <w:rFonts w:ascii="Times New Roman" w:hAnsi="Times New Roman" w:cs="Times New Roman"/>
          <w:iCs/>
          <w:sz w:val="28"/>
          <w:szCs w:val="28"/>
        </w:rPr>
        <w:t xml:space="preserve"> управления растениеводством, основанная на технологии интернета вещей (</w:t>
      </w:r>
      <w:proofErr w:type="spellStart"/>
      <w:r w:rsidRPr="00373362">
        <w:rPr>
          <w:rStyle w:val="keyword"/>
          <w:rFonts w:ascii="Times New Roman" w:hAnsi="Times New Roman" w:cs="Times New Roman"/>
          <w:iCs/>
          <w:sz w:val="28"/>
          <w:szCs w:val="28"/>
        </w:rPr>
        <w:t>IoT</w:t>
      </w:r>
      <w:proofErr w:type="spellEnd"/>
      <w:r w:rsidRPr="00373362">
        <w:rPr>
          <w:rStyle w:val="keyword"/>
          <w:rFonts w:ascii="Times New Roman" w:hAnsi="Times New Roman" w:cs="Times New Roman"/>
          <w:iCs/>
          <w:sz w:val="28"/>
          <w:szCs w:val="28"/>
        </w:rPr>
        <w:t>). Данные, получаемые с датчиков, метеостанций, «умных» устройств и спутников, предоставляют аграриям информацию о текущем состоянии полей. Недоступная ранее информация теперь собрана в одном месте.</w:t>
      </w:r>
    </w:p>
    <w:p w14:paraId="6737C108" w14:textId="33092070"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r-</w:t>
      </w:r>
      <w:proofErr w:type="spellStart"/>
      <w:r w:rsidRPr="00373362">
        <w:rPr>
          <w:rStyle w:val="keyword"/>
          <w:rFonts w:ascii="Times New Roman" w:hAnsi="Times New Roman" w:cs="Times New Roman"/>
          <w:iCs/>
          <w:sz w:val="28"/>
          <w:szCs w:val="28"/>
        </w:rPr>
        <w:t>tube</w:t>
      </w:r>
      <w:proofErr w:type="spellEnd"/>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 xml:space="preserve">Создаем решение для удаленного мониторинга </w:t>
      </w:r>
      <w:proofErr w:type="spellStart"/>
      <w:r w:rsidRPr="00373362">
        <w:rPr>
          <w:rStyle w:val="keyword"/>
          <w:rFonts w:ascii="Times New Roman" w:hAnsi="Times New Roman" w:cs="Times New Roman"/>
          <w:iCs/>
          <w:sz w:val="28"/>
          <w:szCs w:val="28"/>
        </w:rPr>
        <w:t>предизолированных</w:t>
      </w:r>
      <w:proofErr w:type="spellEnd"/>
      <w:r w:rsidRPr="00373362">
        <w:rPr>
          <w:rStyle w:val="keyword"/>
          <w:rFonts w:ascii="Times New Roman" w:hAnsi="Times New Roman" w:cs="Times New Roman"/>
          <w:iCs/>
          <w:sz w:val="28"/>
          <w:szCs w:val="28"/>
        </w:rPr>
        <w:t xml:space="preserve"> трубопроводов при помощи датчиков с автономным источником питания</w:t>
      </w:r>
    </w:p>
    <w:p w14:paraId="3E28F2AE" w14:textId="20CC71EA" w:rsid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lastRenderedPageBreak/>
        <w:t>Обработка запросов госорганов</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ПК «Обработка запросов государственных органов» автоматизирует обработку запросов с минимизацией временных затрат со стороны сотрудников банка.</w:t>
      </w:r>
    </w:p>
    <w:p w14:paraId="5E3AD920" w14:textId="5EE8C9CA" w:rsidR="00983EBE" w:rsidRDefault="00983EBE" w:rsidP="00983EBE">
      <w:pPr>
        <w:spacing w:after="0"/>
        <w:jc w:val="both"/>
        <w:rPr>
          <w:rStyle w:val="keyword"/>
          <w:rFonts w:ascii="Times New Roman" w:hAnsi="Times New Roman" w:cs="Times New Roman"/>
          <w:iCs/>
          <w:sz w:val="28"/>
          <w:szCs w:val="28"/>
        </w:rPr>
      </w:pPr>
    </w:p>
    <w:p w14:paraId="3A225DC2" w14:textId="77777777" w:rsidR="00983EBE" w:rsidRPr="00200810" w:rsidRDefault="00983EBE" w:rsidP="00983EBE">
      <w:pPr>
        <w:pStyle w:val="2"/>
        <w:numPr>
          <w:ilvl w:val="1"/>
          <w:numId w:val="14"/>
        </w:numPr>
        <w:tabs>
          <w:tab w:val="left" w:pos="1134"/>
        </w:tabs>
        <w:spacing w:before="0"/>
        <w:ind w:left="0" w:firstLine="709"/>
        <w:jc w:val="both"/>
        <w:rPr>
          <w:rFonts w:ascii="Times New Roman" w:hAnsi="Times New Roman" w:cs="Times New Roman"/>
          <w:b/>
          <w:color w:val="000000" w:themeColor="text1"/>
          <w:sz w:val="28"/>
          <w:szCs w:val="28"/>
        </w:rPr>
      </w:pPr>
      <w:bookmarkStart w:id="54" w:name="_Toc70286231"/>
      <w:r w:rsidRPr="00200810">
        <w:rPr>
          <w:rFonts w:ascii="Times New Roman" w:hAnsi="Times New Roman" w:cs="Times New Roman"/>
          <w:b/>
          <w:color w:val="000000" w:themeColor="text1"/>
          <w:sz w:val="28"/>
          <w:szCs w:val="28"/>
        </w:rPr>
        <w:t>Описание методологии функционального моделирования IDEF0</w:t>
      </w:r>
      <w:bookmarkEnd w:id="54"/>
    </w:p>
    <w:p w14:paraId="5373A2E2" w14:textId="77777777" w:rsidR="00983EBE" w:rsidRDefault="00983EBE" w:rsidP="00983EBE">
      <w:pPr>
        <w:pStyle w:val="2"/>
        <w:jc w:val="both"/>
        <w:rPr>
          <w:rFonts w:asciiTheme="minorHAnsi" w:eastAsiaTheme="minorHAnsi" w:hAnsiTheme="minorHAnsi" w:cstheme="minorBidi"/>
          <w:color w:val="auto"/>
          <w:sz w:val="22"/>
          <w:szCs w:val="22"/>
        </w:rPr>
      </w:pPr>
    </w:p>
    <w:p w14:paraId="163C95EA"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Для описания работы предприятия и лучшего понимания бизнес-процессов необходимо построить функциональную модель системы.</w:t>
      </w:r>
    </w:p>
    <w:p w14:paraId="2D4FF55F"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Методология IDEF0 нашла широкое признание и применение, в первую очередь, благодаря простой графической нотации, используемой для построения модели, главными компонентами которой являются диаграммы. Функции системы отображаются в виде прямоугольников, а связи между ними и внешней средой изображаются стрелками. Использование всего лишь двух графических примитивов (прямоугольник и стрелка) позволяют быстро объяснить правила и принципы построения диаграмм IDEF0 людям, незнакомым с данной методологией. Это достоинство позволяет подключить и активизировать деятельность заказчика по описанию бизнес-процессов с использованием формального и наглядного графического языка.</w:t>
      </w:r>
    </w:p>
    <w:p w14:paraId="6F84FC4D"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Прямоугольник представляет собой работу (процесс, деятельность, функцию или задачу), которая имеет фиксированную цель и приводит к некоторому конечному результату. </w:t>
      </w:r>
    </w:p>
    <w:p w14:paraId="5BCFF80D"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Взаимодействие работ между собой и внешним миром описывается в виде стрелок. В IDEF0 различают 5 видов стрелок:</w:t>
      </w:r>
    </w:p>
    <w:p w14:paraId="546C0215"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вход (англ. </w:t>
      </w:r>
      <w:proofErr w:type="spellStart"/>
      <w:r w:rsidRPr="00200810">
        <w:rPr>
          <w:rFonts w:ascii="Times New Roman" w:hAnsi="Times New Roman" w:cs="Times New Roman"/>
          <w:sz w:val="28"/>
          <w:szCs w:val="28"/>
        </w:rPr>
        <w:t>input</w:t>
      </w:r>
      <w:proofErr w:type="spellEnd"/>
      <w:r w:rsidRPr="00200810">
        <w:rPr>
          <w:rFonts w:ascii="Times New Roman" w:hAnsi="Times New Roman" w:cs="Times New Roman"/>
          <w:sz w:val="28"/>
          <w:szCs w:val="28"/>
        </w:rPr>
        <w:t>) – материал или информация, которые используются и преобразуются работой для получения результата (выхода). Вход отвечает на вопрос «Что подлежит обработке?». В качестве входа может выступать как материальный объект (сырье, деталь, экзаменационный билет), так и не имеющий четких физических контуров (запрос к БД, вопрос преподавателя). Допускается, что работа может не иметь ни одной стрелки входа. Стрелки входа всегда рисуются входящими в левую грань работы;</w:t>
      </w:r>
    </w:p>
    <w:p w14:paraId="4E98C708"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управление (англ. </w:t>
      </w:r>
      <w:proofErr w:type="spellStart"/>
      <w:r w:rsidRPr="00200810">
        <w:rPr>
          <w:rFonts w:ascii="Times New Roman" w:hAnsi="Times New Roman" w:cs="Times New Roman"/>
          <w:sz w:val="28"/>
          <w:szCs w:val="28"/>
        </w:rPr>
        <w:t>control</w:t>
      </w:r>
      <w:proofErr w:type="spellEnd"/>
      <w:r w:rsidRPr="00200810">
        <w:rPr>
          <w:rFonts w:ascii="Times New Roman" w:hAnsi="Times New Roman" w:cs="Times New Roman"/>
          <w:sz w:val="28"/>
          <w:szCs w:val="28"/>
        </w:rPr>
        <w:t>) – управляющие, регламентирующие и нормативные данные, которыми руководствуется работа. Управление отвечает на вопрос «В соответствии с чем выполняется работа?». Управление влияет на работу, но не преобразуется ей, т.е. выступает в качестве ограничения. В качестве управления могут быть правила, стандарты, нормативы, расценки, устные указания. Стрелки управления рисуются входящими в верхнюю грань работы. Если при построении диаграммы возникает вопрос, как правильно нарисовать стрелку сверху или слева, то рекомендуется ее рисовать как вход (стрелка слева);</w:t>
      </w:r>
    </w:p>
    <w:p w14:paraId="56184ADB"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выход (англ. </w:t>
      </w:r>
      <w:proofErr w:type="spellStart"/>
      <w:r w:rsidRPr="00200810">
        <w:rPr>
          <w:rFonts w:ascii="Times New Roman" w:hAnsi="Times New Roman" w:cs="Times New Roman"/>
          <w:sz w:val="28"/>
          <w:szCs w:val="28"/>
        </w:rPr>
        <w:t>output</w:t>
      </w:r>
      <w:proofErr w:type="spellEnd"/>
      <w:r w:rsidRPr="00200810">
        <w:rPr>
          <w:rFonts w:ascii="Times New Roman" w:hAnsi="Times New Roman" w:cs="Times New Roman"/>
          <w:sz w:val="28"/>
          <w:szCs w:val="28"/>
        </w:rPr>
        <w:t>) – материал или информация, которые представляют результат выполнения работы. Выход отвечает на вопрос «Что является результатом работы?». В качестве выхода может выступать как материальный объект (деталь, автомобиль, платежные документы, ведомость), так и нематериальный (выборка данных из БД, ответ на вопрос, устное указание). Стрелки выхода рисуются исходящими из правой грани работы;</w:t>
      </w:r>
    </w:p>
    <w:p w14:paraId="7CFCA24D"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механизм (англ. </w:t>
      </w:r>
      <w:proofErr w:type="spellStart"/>
      <w:r w:rsidRPr="00200810">
        <w:rPr>
          <w:rFonts w:ascii="Times New Roman" w:hAnsi="Times New Roman" w:cs="Times New Roman"/>
          <w:sz w:val="28"/>
          <w:szCs w:val="28"/>
        </w:rPr>
        <w:t>mechanism</w:t>
      </w:r>
      <w:proofErr w:type="spellEnd"/>
      <w:r w:rsidRPr="00200810">
        <w:rPr>
          <w:rFonts w:ascii="Times New Roman" w:hAnsi="Times New Roman" w:cs="Times New Roman"/>
          <w:sz w:val="28"/>
          <w:szCs w:val="28"/>
        </w:rPr>
        <w:t>) – ресурсы, которые выполняют работу. Механизм отвечает на вопрос «Кто выполняет работу или посредством чего?». В качестве механизма могут быть персонал предприятия, студент, станок, оборудование, программа. Стрелки механизма рисуются входящими в нижнюю грань работы;</w:t>
      </w:r>
    </w:p>
    <w:p w14:paraId="02EB4FA6"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вызов (англ. </w:t>
      </w:r>
      <w:proofErr w:type="spellStart"/>
      <w:r w:rsidRPr="00200810">
        <w:rPr>
          <w:rFonts w:ascii="Times New Roman" w:hAnsi="Times New Roman" w:cs="Times New Roman"/>
          <w:sz w:val="28"/>
          <w:szCs w:val="28"/>
        </w:rPr>
        <w:t>call</w:t>
      </w:r>
      <w:proofErr w:type="spellEnd"/>
      <w:r w:rsidRPr="00200810">
        <w:rPr>
          <w:rFonts w:ascii="Times New Roman" w:hAnsi="Times New Roman" w:cs="Times New Roman"/>
          <w:sz w:val="28"/>
          <w:szCs w:val="28"/>
        </w:rPr>
        <w:t>) – стрелка указывает, что некоторая часть работы выполняется за пределами рассматриваемого блока. Стрелки выхода рисуются исход</w:t>
      </w:r>
      <w:r>
        <w:rPr>
          <w:rFonts w:ascii="Times New Roman" w:hAnsi="Times New Roman" w:cs="Times New Roman"/>
          <w:sz w:val="28"/>
          <w:szCs w:val="28"/>
        </w:rPr>
        <w:t>ящими из нижней грани работы [4</w:t>
      </w:r>
      <w:r w:rsidRPr="00200810">
        <w:rPr>
          <w:rFonts w:ascii="Times New Roman" w:hAnsi="Times New Roman" w:cs="Times New Roman"/>
          <w:sz w:val="28"/>
          <w:szCs w:val="28"/>
        </w:rPr>
        <w:t>].</w:t>
      </w:r>
    </w:p>
    <w:p w14:paraId="23922F03" w14:textId="77777777" w:rsidR="00983EBE" w:rsidRPr="00983EBE" w:rsidRDefault="00983EBE" w:rsidP="00983EBE">
      <w:pPr>
        <w:spacing w:after="0"/>
        <w:jc w:val="both"/>
        <w:rPr>
          <w:rStyle w:val="keyword"/>
          <w:rFonts w:ascii="Times New Roman" w:hAnsi="Times New Roman" w:cs="Times New Roman"/>
          <w:iCs/>
          <w:sz w:val="28"/>
          <w:szCs w:val="28"/>
        </w:rPr>
      </w:pPr>
    </w:p>
    <w:p w14:paraId="258DC331" w14:textId="77777777" w:rsidR="00373362" w:rsidRPr="00373362" w:rsidRDefault="00373362" w:rsidP="00373362">
      <w:pPr>
        <w:pStyle w:val="aa"/>
        <w:spacing w:after="0"/>
        <w:ind w:left="993"/>
        <w:jc w:val="both"/>
        <w:rPr>
          <w:rStyle w:val="keyword"/>
          <w:rFonts w:ascii="Times New Roman" w:hAnsi="Times New Roman" w:cs="Times New Roman"/>
          <w:iCs/>
          <w:sz w:val="28"/>
          <w:szCs w:val="28"/>
        </w:rPr>
      </w:pPr>
    </w:p>
    <w:p w14:paraId="5AE19411" w14:textId="65BDE50D" w:rsidR="006C51F1" w:rsidRDefault="00373362" w:rsidP="00373362">
      <w:pPr>
        <w:pStyle w:val="2"/>
        <w:numPr>
          <w:ilvl w:val="1"/>
          <w:numId w:val="14"/>
        </w:numPr>
        <w:tabs>
          <w:tab w:val="left" w:pos="1134"/>
        </w:tabs>
        <w:spacing w:before="0"/>
        <w:ind w:left="0" w:firstLine="709"/>
        <w:rPr>
          <w:rFonts w:ascii="Times New Roman" w:hAnsi="Times New Roman" w:cs="Times New Roman"/>
          <w:b/>
          <w:color w:val="000000" w:themeColor="text1"/>
          <w:sz w:val="28"/>
          <w:szCs w:val="28"/>
        </w:rPr>
      </w:pPr>
      <w:bookmarkStart w:id="55" w:name="_Toc70286230"/>
      <w:r w:rsidRPr="00373362">
        <w:rPr>
          <w:rFonts w:ascii="Times New Roman" w:hAnsi="Times New Roman" w:cs="Times New Roman"/>
          <w:b/>
          <w:color w:val="000000" w:themeColor="text1"/>
          <w:sz w:val="28"/>
          <w:szCs w:val="28"/>
        </w:rPr>
        <w:t xml:space="preserve">Анализ процессов </w:t>
      </w:r>
      <w:r w:rsidR="00C70756">
        <w:rPr>
          <w:rFonts w:ascii="Times New Roman" w:hAnsi="Times New Roman" w:cs="Times New Roman"/>
          <w:b/>
          <w:color w:val="000000" w:themeColor="text1"/>
          <w:sz w:val="28"/>
          <w:szCs w:val="28"/>
        </w:rPr>
        <w:t>подбора</w:t>
      </w:r>
      <w:r w:rsidRPr="00373362">
        <w:rPr>
          <w:rFonts w:ascii="Times New Roman" w:hAnsi="Times New Roman" w:cs="Times New Roman"/>
          <w:b/>
          <w:color w:val="000000" w:themeColor="text1"/>
          <w:sz w:val="28"/>
          <w:szCs w:val="28"/>
        </w:rPr>
        <w:t xml:space="preserve"> и </w:t>
      </w:r>
      <w:r>
        <w:rPr>
          <w:rFonts w:ascii="Times New Roman" w:hAnsi="Times New Roman" w:cs="Times New Roman"/>
          <w:b/>
          <w:color w:val="000000" w:themeColor="text1"/>
          <w:sz w:val="28"/>
          <w:szCs w:val="28"/>
        </w:rPr>
        <w:t>хранения обучающего</w:t>
      </w:r>
      <w:r w:rsidRPr="0037336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контента </w:t>
      </w:r>
      <w:r w:rsidR="000F2DB3">
        <w:rPr>
          <w:rFonts w:ascii="Times New Roman" w:hAnsi="Times New Roman" w:cs="Times New Roman"/>
          <w:b/>
          <w:color w:val="000000" w:themeColor="text1"/>
          <w:sz w:val="28"/>
          <w:szCs w:val="28"/>
        </w:rPr>
        <w:t xml:space="preserve">в </w:t>
      </w:r>
      <w:r w:rsidR="000F2DB3" w:rsidRPr="00373362">
        <w:rPr>
          <w:rFonts w:ascii="Times New Roman" w:hAnsi="Times New Roman" w:cs="Times New Roman"/>
          <w:b/>
          <w:color w:val="000000" w:themeColor="text1"/>
          <w:sz w:val="28"/>
          <w:szCs w:val="28"/>
        </w:rPr>
        <w:t>IBA</w:t>
      </w:r>
      <w:r w:rsidR="000F2DB3" w:rsidRPr="000F2DB3">
        <w:rPr>
          <w:rFonts w:ascii="Times New Roman" w:hAnsi="Times New Roman" w:cs="Times New Roman"/>
          <w:b/>
          <w:color w:val="000000" w:themeColor="text1"/>
          <w:sz w:val="28"/>
          <w:szCs w:val="28"/>
        </w:rPr>
        <w:t xml:space="preserve"> IT </w:t>
      </w:r>
      <w:proofErr w:type="spellStart"/>
      <w:r w:rsidR="000F2DB3" w:rsidRPr="000F2DB3">
        <w:rPr>
          <w:rFonts w:ascii="Times New Roman" w:hAnsi="Times New Roman" w:cs="Times New Roman"/>
          <w:b/>
          <w:color w:val="000000" w:themeColor="text1"/>
          <w:sz w:val="28"/>
          <w:szCs w:val="28"/>
        </w:rPr>
        <w:t>Park</w:t>
      </w:r>
      <w:proofErr w:type="spellEnd"/>
      <w:r w:rsidR="000F2DB3">
        <w:rPr>
          <w:rFonts w:ascii="Times New Roman" w:hAnsi="Times New Roman" w:cs="Times New Roman"/>
          <w:b/>
          <w:color w:val="000000" w:themeColor="text1"/>
          <w:sz w:val="28"/>
          <w:szCs w:val="28"/>
        </w:rPr>
        <w:t>.</w:t>
      </w:r>
      <w:bookmarkEnd w:id="55"/>
    </w:p>
    <w:p w14:paraId="70D384D0" w14:textId="6E3D8267" w:rsidR="000F2DB3" w:rsidRDefault="000F2DB3" w:rsidP="000F2DB3"/>
    <w:p w14:paraId="5E9B1323" w14:textId="17766E87" w:rsidR="000F2DB3" w:rsidRPr="007E1CA2"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Обучение</w:t>
      </w:r>
      <w:r w:rsidRPr="00E017EF">
        <w:rPr>
          <w:rFonts w:ascii="Times New Roman" w:hAnsi="Times New Roman" w:cs="Times New Roman"/>
          <w:sz w:val="28"/>
          <w:szCs w:val="28"/>
        </w:rPr>
        <w:t xml:space="preserve"> в компании </w:t>
      </w:r>
      <w:r w:rsidRPr="000F2DB3">
        <w:rPr>
          <w:rFonts w:ascii="Times New Roman" w:hAnsi="Times New Roman" w:cs="Times New Roman"/>
          <w:sz w:val="28"/>
          <w:szCs w:val="28"/>
        </w:rPr>
        <w:t xml:space="preserve">IBA IT </w:t>
      </w:r>
      <w:proofErr w:type="spellStart"/>
      <w:r w:rsidRPr="000F2DB3">
        <w:rPr>
          <w:rFonts w:ascii="Times New Roman" w:hAnsi="Times New Roman" w:cs="Times New Roman"/>
          <w:sz w:val="28"/>
          <w:szCs w:val="28"/>
        </w:rPr>
        <w:t>Park</w:t>
      </w:r>
      <w:proofErr w:type="spellEnd"/>
      <w:r w:rsidRPr="00E017EF">
        <w:rPr>
          <w:rFonts w:ascii="Times New Roman" w:hAnsi="Times New Roman" w:cs="Times New Roman"/>
          <w:sz w:val="28"/>
          <w:szCs w:val="28"/>
        </w:rPr>
        <w:t xml:space="preserve"> уделяется большое внимание, поскольку это связано с её основной деятельностью. </w:t>
      </w:r>
    </w:p>
    <w:p w14:paraId="7E3A168E" w14:textId="01F9BDF2" w:rsidR="000F2DB3"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Формируя команду </w:t>
      </w:r>
      <w:r w:rsidR="003018A9">
        <w:rPr>
          <w:rFonts w:ascii="Times New Roman" w:hAnsi="Times New Roman" w:cs="Times New Roman"/>
          <w:sz w:val="28"/>
          <w:szCs w:val="28"/>
        </w:rPr>
        <w:t>для выполнения задач</w:t>
      </w:r>
      <w:r>
        <w:rPr>
          <w:rFonts w:ascii="Times New Roman" w:hAnsi="Times New Roman" w:cs="Times New Roman"/>
          <w:sz w:val="28"/>
          <w:szCs w:val="28"/>
        </w:rPr>
        <w:t>, необходимо определить ключевы</w:t>
      </w:r>
      <w:r w:rsidR="003018A9">
        <w:rPr>
          <w:rFonts w:ascii="Times New Roman" w:hAnsi="Times New Roman" w:cs="Times New Roman"/>
          <w:sz w:val="28"/>
          <w:szCs w:val="28"/>
        </w:rPr>
        <w:t>е технологии и методы для выполнения поставленной задачи</w:t>
      </w:r>
      <w:r>
        <w:rPr>
          <w:rFonts w:ascii="Times New Roman" w:hAnsi="Times New Roman" w:cs="Times New Roman"/>
          <w:sz w:val="28"/>
          <w:szCs w:val="28"/>
        </w:rPr>
        <w:t xml:space="preserve">. Незнание ключевых </w:t>
      </w:r>
      <w:r w:rsidR="003018A9">
        <w:rPr>
          <w:rFonts w:ascii="Times New Roman" w:hAnsi="Times New Roman" w:cs="Times New Roman"/>
          <w:sz w:val="28"/>
          <w:szCs w:val="28"/>
        </w:rPr>
        <w:t>технологий и методов</w:t>
      </w:r>
      <w:r>
        <w:rPr>
          <w:rFonts w:ascii="Times New Roman" w:hAnsi="Times New Roman" w:cs="Times New Roman"/>
          <w:sz w:val="28"/>
          <w:szCs w:val="28"/>
        </w:rPr>
        <w:t xml:space="preserve">, их функций и </w:t>
      </w:r>
      <w:r w:rsidR="003018A9">
        <w:rPr>
          <w:rFonts w:ascii="Times New Roman" w:hAnsi="Times New Roman" w:cs="Times New Roman"/>
          <w:sz w:val="28"/>
          <w:szCs w:val="28"/>
        </w:rPr>
        <w:t>возможностей</w:t>
      </w:r>
      <w:r>
        <w:rPr>
          <w:rFonts w:ascii="Times New Roman" w:hAnsi="Times New Roman" w:cs="Times New Roman"/>
          <w:sz w:val="28"/>
          <w:szCs w:val="28"/>
        </w:rPr>
        <w:t xml:space="preserve"> может привести к большим сложностям при </w:t>
      </w:r>
      <w:r w:rsidR="003018A9">
        <w:rPr>
          <w:rFonts w:ascii="Times New Roman" w:hAnsi="Times New Roman" w:cs="Times New Roman"/>
          <w:sz w:val="28"/>
          <w:szCs w:val="28"/>
        </w:rPr>
        <w:t>разработке</w:t>
      </w:r>
      <w:r>
        <w:rPr>
          <w:rFonts w:ascii="Times New Roman" w:hAnsi="Times New Roman" w:cs="Times New Roman"/>
          <w:sz w:val="28"/>
          <w:szCs w:val="28"/>
        </w:rPr>
        <w:t xml:space="preserve"> проекта. Для успешного достижения целей проекта помимо формирования команды управления критически важным является и формирование с</w:t>
      </w:r>
      <w:r w:rsidR="003018A9">
        <w:rPr>
          <w:rFonts w:ascii="Times New Roman" w:hAnsi="Times New Roman" w:cs="Times New Roman"/>
          <w:sz w:val="28"/>
          <w:szCs w:val="28"/>
        </w:rPr>
        <w:t>а</w:t>
      </w:r>
      <w:r>
        <w:rPr>
          <w:rFonts w:ascii="Times New Roman" w:hAnsi="Times New Roman" w:cs="Times New Roman"/>
          <w:sz w:val="28"/>
          <w:szCs w:val="28"/>
        </w:rPr>
        <w:t>мой команды проекта и</w:t>
      </w:r>
      <w:r w:rsidR="003018A9">
        <w:rPr>
          <w:rFonts w:ascii="Times New Roman" w:hAnsi="Times New Roman" w:cs="Times New Roman"/>
          <w:sz w:val="28"/>
          <w:szCs w:val="28"/>
        </w:rPr>
        <w:t>х знаний в предметной области,</w:t>
      </w:r>
      <w:r>
        <w:rPr>
          <w:rFonts w:ascii="Times New Roman" w:hAnsi="Times New Roman" w:cs="Times New Roman"/>
          <w:sz w:val="28"/>
          <w:szCs w:val="28"/>
        </w:rPr>
        <w:t xml:space="preserve"> состава </w:t>
      </w:r>
      <w:r w:rsidR="003018A9">
        <w:rPr>
          <w:rFonts w:ascii="Times New Roman" w:hAnsi="Times New Roman" w:cs="Times New Roman"/>
          <w:sz w:val="28"/>
          <w:szCs w:val="28"/>
        </w:rPr>
        <w:t>программных модулей</w:t>
      </w:r>
      <w:r>
        <w:rPr>
          <w:rFonts w:ascii="Times New Roman" w:hAnsi="Times New Roman" w:cs="Times New Roman"/>
          <w:sz w:val="28"/>
          <w:szCs w:val="28"/>
        </w:rPr>
        <w:t>, необходимых для его реализации.</w:t>
      </w:r>
      <w:r w:rsidR="003018A9">
        <w:rPr>
          <w:rFonts w:ascii="Times New Roman" w:hAnsi="Times New Roman" w:cs="Times New Roman"/>
          <w:sz w:val="28"/>
          <w:szCs w:val="28"/>
        </w:rPr>
        <w:t xml:space="preserve"> В случае нехватки специалистов по дынным направлениям или их отсутствию, необходимо в ускоренном темпе их обучить, или же предоставить базу знаний, которой они смогут воспользоваться по ходу разработки.</w:t>
      </w:r>
    </w:p>
    <w:p w14:paraId="48C0AD24" w14:textId="64BB050B" w:rsidR="000F2DB3" w:rsidRDefault="003018A9" w:rsidP="003018A9">
      <w:pPr>
        <w:spacing w:after="0"/>
        <w:ind w:firstLine="709"/>
        <w:jc w:val="both"/>
        <w:rPr>
          <w:rFonts w:ascii="Times New Roman" w:hAnsi="Times New Roman" w:cs="Times New Roman"/>
          <w:sz w:val="28"/>
          <w:szCs w:val="28"/>
        </w:rPr>
      </w:pPr>
      <w:r>
        <w:rPr>
          <w:rFonts w:ascii="Times New Roman" w:hAnsi="Times New Roman" w:cs="Times New Roman"/>
          <w:sz w:val="28"/>
          <w:szCs w:val="28"/>
        </w:rPr>
        <w:t>Данная тема актуальна, поскольку внедрение на предприятии единой системы подбора и хранения поможет существенно повысить эффективность реализации проектов компании. Помимо этого, необходимость использования данных систем обусловлена современными тенденциями экономики.</w:t>
      </w:r>
    </w:p>
    <w:p w14:paraId="7CAD3E12" w14:textId="1A5A7179" w:rsidR="003018A9" w:rsidRDefault="003018A9" w:rsidP="003018A9">
      <w:pPr>
        <w:spacing w:after="0"/>
        <w:ind w:firstLine="709"/>
        <w:jc w:val="both"/>
        <w:rPr>
          <w:rFonts w:ascii="Times New Roman" w:hAnsi="Times New Roman" w:cs="Times New Roman"/>
          <w:color w:val="000000"/>
          <w:sz w:val="28"/>
          <w:szCs w:val="28"/>
        </w:rPr>
      </w:pPr>
      <w:r>
        <w:rPr>
          <w:rFonts w:ascii="Times New Roman" w:hAnsi="Times New Roman" w:cs="Times New Roman"/>
          <w:sz w:val="28"/>
          <w:szCs w:val="28"/>
        </w:rPr>
        <w:t xml:space="preserve">Наибольшее количество ресурсов требует процесс разработки проекта. </w:t>
      </w:r>
      <w:r w:rsidRPr="00E017EF">
        <w:rPr>
          <w:rFonts w:ascii="Times New Roman" w:hAnsi="Times New Roman" w:cs="Times New Roman"/>
          <w:color w:val="000000"/>
          <w:sz w:val="28"/>
          <w:szCs w:val="28"/>
        </w:rPr>
        <w:t>П</w:t>
      </w:r>
      <w:r w:rsidRPr="008D31B8">
        <w:rPr>
          <w:rFonts w:ascii="Times New Roman" w:hAnsi="Times New Roman" w:cs="Times New Roman"/>
          <w:color w:val="000000"/>
          <w:sz w:val="28"/>
          <w:szCs w:val="28"/>
        </w:rPr>
        <w:t xml:space="preserve">омимо непосредственно программирования в проекте разработки ПО есть много других процессов, которые требуют </w:t>
      </w:r>
      <w:r>
        <w:rPr>
          <w:rFonts w:ascii="Times New Roman" w:hAnsi="Times New Roman" w:cs="Times New Roman"/>
          <w:color w:val="000000"/>
          <w:sz w:val="28"/>
          <w:szCs w:val="28"/>
        </w:rPr>
        <w:t>знаний</w:t>
      </w:r>
      <w:r w:rsidRPr="008D31B8">
        <w:rPr>
          <w:rFonts w:ascii="Times New Roman" w:hAnsi="Times New Roman" w:cs="Times New Roman"/>
          <w:color w:val="000000"/>
          <w:sz w:val="28"/>
          <w:szCs w:val="28"/>
        </w:rPr>
        <w:t xml:space="preserve"> соответствующей квалификации, а само программирование составляет лишь четверть всех затрат. </w:t>
      </w:r>
    </w:p>
    <w:p w14:paraId="1ABFFFCF" w14:textId="0D52264C" w:rsidR="00747692" w:rsidRDefault="00747692" w:rsidP="003018A9">
      <w:pPr>
        <w:spacing w:after="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В текущей ситуации в рассматриваемой компании обучающие материалы разбросаны по сетевым дискам и нет возможности для глобального поиска по всем дискам. К тому же вся архитектура представлена в виде папок, что усложняет представление о том, что за учебный контент ты прочитаешь, </w:t>
      </w:r>
      <w:r w:rsidR="00B74D71">
        <w:rPr>
          <w:rFonts w:ascii="Times New Roman" w:hAnsi="Times New Roman" w:cs="Times New Roman"/>
          <w:color w:val="000000"/>
          <w:sz w:val="28"/>
          <w:szCs w:val="28"/>
        </w:rPr>
        <w:t>следовательно,</w:t>
      </w:r>
      <w:r>
        <w:rPr>
          <w:rFonts w:ascii="Times New Roman" w:hAnsi="Times New Roman" w:cs="Times New Roman"/>
          <w:color w:val="000000"/>
          <w:sz w:val="28"/>
          <w:szCs w:val="28"/>
        </w:rPr>
        <w:t xml:space="preserve"> нет возможности быстро понять поможет ли тебе данный курс/материал. К тому же для доступа к разным сетевым дискам требуются разные авторотационные данные, что опять же увеличивает время на поиск.</w:t>
      </w:r>
    </w:p>
    <w:p w14:paraId="7B4F9418" w14:textId="77777777" w:rsidR="00C447C5" w:rsidRDefault="00C447C5" w:rsidP="00C447C5">
      <w:pPr>
        <w:spacing w:after="0"/>
        <w:ind w:firstLine="709"/>
        <w:jc w:val="both"/>
        <w:rPr>
          <w:rFonts w:ascii="Times New Roman" w:hAnsi="Times New Roman" w:cs="Times New Roman"/>
          <w:sz w:val="28"/>
        </w:rPr>
      </w:pPr>
      <w:r>
        <w:rPr>
          <w:rFonts w:ascii="Times New Roman" w:hAnsi="Times New Roman" w:cs="Times New Roman"/>
          <w:sz w:val="28"/>
        </w:rPr>
        <w:t xml:space="preserve">Для демонстрации модели </w:t>
      </w:r>
      <w:r>
        <w:rPr>
          <w:rFonts w:ascii="Times New Roman" w:hAnsi="Times New Roman" w:cs="Times New Roman"/>
          <w:sz w:val="28"/>
          <w:lang w:val="en-US"/>
        </w:rPr>
        <w:t>AS</w:t>
      </w:r>
      <w:r w:rsidRPr="00343D3B">
        <w:rPr>
          <w:rFonts w:ascii="Times New Roman" w:hAnsi="Times New Roman" w:cs="Times New Roman"/>
          <w:sz w:val="28"/>
        </w:rPr>
        <w:t>-</w:t>
      </w:r>
      <w:r>
        <w:rPr>
          <w:rFonts w:ascii="Times New Roman" w:hAnsi="Times New Roman" w:cs="Times New Roman"/>
          <w:sz w:val="28"/>
          <w:lang w:val="en-US"/>
        </w:rPr>
        <w:t>IS</w:t>
      </w:r>
      <w:r>
        <w:rPr>
          <w:rFonts w:ascii="Times New Roman" w:hAnsi="Times New Roman" w:cs="Times New Roman"/>
          <w:sz w:val="28"/>
        </w:rPr>
        <w:t xml:space="preserve">, или </w:t>
      </w:r>
      <w:r w:rsidRPr="00343D3B">
        <w:rPr>
          <w:rFonts w:ascii="Times New Roman" w:hAnsi="Times New Roman" w:cs="Times New Roman"/>
          <w:sz w:val="28"/>
        </w:rPr>
        <w:t>«</w:t>
      </w:r>
      <w:r w:rsidRPr="00343D3B">
        <w:rPr>
          <w:rFonts w:ascii="Times New Roman" w:hAnsi="Times New Roman" w:cs="Times New Roman"/>
          <w:color w:val="000000" w:themeColor="text1"/>
          <w:sz w:val="28"/>
        </w:rPr>
        <w:t>Как есть</w:t>
      </w:r>
      <w:r w:rsidRPr="00343D3B">
        <w:rPr>
          <w:rFonts w:ascii="Times New Roman" w:hAnsi="Times New Roman" w:cs="Times New Roman"/>
          <w:sz w:val="28"/>
        </w:rPr>
        <w:t>»</w:t>
      </w:r>
      <w:r>
        <w:rPr>
          <w:rFonts w:ascii="Times New Roman" w:hAnsi="Times New Roman" w:cs="Times New Roman"/>
          <w:sz w:val="28"/>
        </w:rPr>
        <w:t xml:space="preserve"> используется пример из реальной жизни, когда нужно отслеживать, как происходит процесс оказания услуг. В результате чего, на контекстном уровне расположен блок «</w:t>
      </w:r>
      <w:r w:rsidRPr="00185377">
        <w:rPr>
          <w:rFonts w:ascii="Times New Roman" w:hAnsi="Times New Roman" w:cs="Times New Roman"/>
          <w:sz w:val="28"/>
        </w:rPr>
        <w:t>Подобрать обучающий материал сотруднику</w:t>
      </w:r>
      <w:r>
        <w:rPr>
          <w:rFonts w:ascii="Times New Roman" w:hAnsi="Times New Roman" w:cs="Times New Roman"/>
          <w:sz w:val="28"/>
        </w:rPr>
        <w:t>». В качестве управления выступают «Инструкции по работе». На вход подаются «Заявки сотрудников», «Каталог обучающих материалов». Выполняет работу «Обучающий персонал» данного предприятия, а также «Обучающиеся сотрудники».</w:t>
      </w:r>
    </w:p>
    <w:p w14:paraId="36F149BE" w14:textId="77777777" w:rsidR="00C447C5" w:rsidRDefault="00C447C5" w:rsidP="00C447C5">
      <w:pPr>
        <w:spacing w:after="0"/>
        <w:ind w:firstLine="709"/>
        <w:jc w:val="both"/>
        <w:rPr>
          <w:rFonts w:ascii="Times New Roman" w:hAnsi="Times New Roman" w:cs="Times New Roman"/>
          <w:sz w:val="28"/>
        </w:rPr>
      </w:pPr>
      <w:r w:rsidRPr="006D6CFE">
        <w:rPr>
          <w:rFonts w:ascii="Times New Roman" w:hAnsi="Times New Roman" w:cs="Times New Roman"/>
          <w:sz w:val="28"/>
        </w:rPr>
        <w:t>Как результат</w:t>
      </w:r>
      <w:r>
        <w:rPr>
          <w:rFonts w:ascii="Times New Roman" w:hAnsi="Times New Roman" w:cs="Times New Roman"/>
          <w:sz w:val="28"/>
        </w:rPr>
        <w:t xml:space="preserve"> </w:t>
      </w:r>
      <w:r w:rsidRPr="006D6CFE">
        <w:rPr>
          <w:rFonts w:ascii="Times New Roman" w:hAnsi="Times New Roman" w:cs="Times New Roman"/>
          <w:sz w:val="28"/>
        </w:rPr>
        <w:t>–</w:t>
      </w:r>
      <w:r>
        <w:rPr>
          <w:rFonts w:ascii="Times New Roman" w:hAnsi="Times New Roman" w:cs="Times New Roman"/>
          <w:sz w:val="28"/>
        </w:rPr>
        <w:t xml:space="preserve"> Обученные сотрудники. </w:t>
      </w:r>
    </w:p>
    <w:p w14:paraId="61A6BC96" w14:textId="77777777" w:rsidR="00C447C5" w:rsidRDefault="00C447C5" w:rsidP="00C447C5">
      <w:pPr>
        <w:spacing w:after="0"/>
        <w:ind w:firstLine="709"/>
        <w:jc w:val="both"/>
        <w:rPr>
          <w:rFonts w:ascii="Times New Roman" w:hAnsi="Times New Roman" w:cs="Times New Roman"/>
          <w:sz w:val="28"/>
        </w:rPr>
      </w:pPr>
      <w:r>
        <w:rPr>
          <w:rFonts w:ascii="Times New Roman" w:hAnsi="Times New Roman" w:cs="Times New Roman"/>
          <w:sz w:val="28"/>
        </w:rPr>
        <w:t xml:space="preserve">На рисунке </w:t>
      </w:r>
      <w:r w:rsidRPr="006D6CFE">
        <w:rPr>
          <w:rFonts w:ascii="Times New Roman" w:hAnsi="Times New Roman" w:cs="Times New Roman"/>
          <w:sz w:val="28"/>
        </w:rPr>
        <w:t>изображён</w:t>
      </w:r>
      <w:r>
        <w:rPr>
          <w:rFonts w:ascii="Times New Roman" w:hAnsi="Times New Roman" w:cs="Times New Roman"/>
          <w:sz w:val="28"/>
        </w:rPr>
        <w:t xml:space="preserve"> </w:t>
      </w:r>
      <w:r w:rsidRPr="006D6CFE">
        <w:rPr>
          <w:rFonts w:ascii="Times New Roman" w:hAnsi="Times New Roman" w:cs="Times New Roman"/>
          <w:sz w:val="28"/>
        </w:rPr>
        <w:t>контекстный уровень, описанный выше</w:t>
      </w:r>
      <w:r>
        <w:rPr>
          <w:rFonts w:ascii="Times New Roman" w:hAnsi="Times New Roman" w:cs="Times New Roman"/>
          <w:sz w:val="28"/>
        </w:rPr>
        <w:t>.</w:t>
      </w:r>
    </w:p>
    <w:p w14:paraId="549DBA08" w14:textId="77777777" w:rsidR="00C447C5" w:rsidRDefault="00C447C5" w:rsidP="00C447C5">
      <w:pPr>
        <w:spacing w:after="0"/>
        <w:ind w:firstLine="709"/>
        <w:jc w:val="both"/>
        <w:rPr>
          <w:rFonts w:ascii="Times New Roman" w:hAnsi="Times New Roman" w:cs="Times New Roman"/>
          <w:sz w:val="28"/>
        </w:rPr>
      </w:pPr>
    </w:p>
    <w:p w14:paraId="41F6A231" w14:textId="77777777" w:rsidR="00C447C5" w:rsidRDefault="00C447C5" w:rsidP="00C447C5">
      <w:pPr>
        <w:spacing w:after="0"/>
        <w:jc w:val="center"/>
        <w:rPr>
          <w:noProof/>
        </w:rPr>
      </w:pPr>
    </w:p>
    <w:p w14:paraId="2DB9111C" w14:textId="77777777" w:rsidR="00C447C5" w:rsidRPr="007541FC" w:rsidRDefault="00C447C5" w:rsidP="00C447C5">
      <w:pPr>
        <w:spacing w:after="0"/>
        <w:jc w:val="center"/>
        <w:rPr>
          <w:rFonts w:ascii="Times New Roman" w:hAnsi="Times New Roman" w:cs="Times New Roman"/>
          <w:sz w:val="36"/>
        </w:rPr>
      </w:pPr>
      <w:r>
        <w:rPr>
          <w:noProof/>
        </w:rPr>
        <w:drawing>
          <wp:inline distT="0" distB="0" distL="0" distR="0" wp14:anchorId="13CFCB96" wp14:editId="25C1E5C7">
            <wp:extent cx="5940425" cy="413512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135120"/>
                    </a:xfrm>
                    <a:prstGeom prst="rect">
                      <a:avLst/>
                    </a:prstGeom>
                  </pic:spPr>
                </pic:pic>
              </a:graphicData>
            </a:graphic>
          </wp:inline>
        </w:drawing>
      </w:r>
    </w:p>
    <w:p w14:paraId="2FD23ACF" w14:textId="77777777" w:rsidR="00C447C5" w:rsidRPr="00986291" w:rsidRDefault="00C447C5" w:rsidP="00C447C5">
      <w:pPr>
        <w:spacing w:after="0"/>
        <w:rPr>
          <w:rFonts w:ascii="Times New Roman" w:hAnsi="Times New Roman" w:cs="Times New Roman"/>
          <w:sz w:val="28"/>
        </w:rPr>
      </w:pPr>
    </w:p>
    <w:p w14:paraId="2F26F6A9" w14:textId="77777777" w:rsidR="00C447C5" w:rsidRPr="003B178D" w:rsidRDefault="00C447C5" w:rsidP="00C447C5">
      <w:pPr>
        <w:spacing w:after="0"/>
        <w:jc w:val="center"/>
        <w:rPr>
          <w:rFonts w:ascii="Times New Roman" w:hAnsi="Times New Roman" w:cs="Times New Roman"/>
          <w:sz w:val="44"/>
        </w:rPr>
      </w:pPr>
      <w:r>
        <w:rPr>
          <w:rFonts w:ascii="Times New Roman" w:hAnsi="Times New Roman" w:cs="Times New Roman"/>
          <w:sz w:val="28"/>
        </w:rPr>
        <w:t>Рисунок 2.</w:t>
      </w:r>
      <w:r w:rsidRPr="003B178D">
        <w:rPr>
          <w:rFonts w:ascii="Times New Roman" w:hAnsi="Times New Roman" w:cs="Times New Roman"/>
          <w:sz w:val="28"/>
        </w:rPr>
        <w:t>1</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sidRPr="003B178D">
        <w:rPr>
          <w:rFonts w:ascii="Times New Roman" w:hAnsi="Times New Roman" w:cs="Times New Roman"/>
          <w:sz w:val="28"/>
        </w:rPr>
        <w:t>AS-IS</w:t>
      </w:r>
    </w:p>
    <w:p w14:paraId="04D1749C" w14:textId="77777777" w:rsidR="00C447C5" w:rsidRPr="003B178D" w:rsidRDefault="00C447C5" w:rsidP="00C447C5">
      <w:pPr>
        <w:spacing w:after="0"/>
        <w:rPr>
          <w:sz w:val="28"/>
        </w:rPr>
      </w:pPr>
    </w:p>
    <w:p w14:paraId="72733586" w14:textId="77777777" w:rsidR="00C447C5" w:rsidRDefault="00C447C5" w:rsidP="00C447C5">
      <w:pPr>
        <w:pStyle w:val="afa"/>
        <w:spacing w:after="0"/>
        <w:ind w:firstLine="709"/>
        <w:jc w:val="both"/>
        <w:rPr>
          <w:rFonts w:ascii="Times New Roman" w:hAnsi="Times New Roman" w:cs="Times New Roman"/>
          <w:sz w:val="28"/>
        </w:rPr>
      </w:pPr>
      <w:r w:rsidRPr="006D6CFE">
        <w:rPr>
          <w:rFonts w:ascii="Times New Roman" w:hAnsi="Times New Roman" w:cs="Times New Roman"/>
          <w:sz w:val="28"/>
        </w:rPr>
        <w:t>Далее контекстный уровень декомпозируется для более подробного описания бизнес-процессов</w:t>
      </w:r>
      <w:r>
        <w:rPr>
          <w:rFonts w:ascii="Times New Roman" w:hAnsi="Times New Roman" w:cs="Times New Roman"/>
          <w:sz w:val="28"/>
        </w:rPr>
        <w:t xml:space="preserve">, что, в свою очередь позволяет нам более подробно понять то, как функционирует обучение в компании. На рисунке </w:t>
      </w:r>
      <w:r w:rsidRPr="003B178D">
        <w:rPr>
          <w:rFonts w:ascii="Times New Roman" w:hAnsi="Times New Roman" w:cs="Times New Roman"/>
          <w:sz w:val="28"/>
        </w:rPr>
        <w:t>изображена декомпозиция основного процесса.</w:t>
      </w:r>
    </w:p>
    <w:p w14:paraId="48D94001" w14:textId="77777777" w:rsidR="00C447C5" w:rsidRDefault="00C447C5" w:rsidP="00C447C5">
      <w:pPr>
        <w:pStyle w:val="afa"/>
        <w:spacing w:after="0"/>
        <w:rPr>
          <w:rFonts w:ascii="Times New Roman" w:hAnsi="Times New Roman" w:cs="Times New Roman"/>
          <w:sz w:val="28"/>
        </w:rPr>
      </w:pPr>
    </w:p>
    <w:p w14:paraId="5179369C" w14:textId="77777777" w:rsidR="00C447C5" w:rsidRDefault="00C447C5" w:rsidP="00C447C5">
      <w:pPr>
        <w:pStyle w:val="afa"/>
        <w:spacing w:after="0"/>
        <w:jc w:val="center"/>
        <w:rPr>
          <w:rFonts w:ascii="Times New Roman" w:hAnsi="Times New Roman" w:cs="Times New Roman"/>
          <w:sz w:val="28"/>
        </w:rPr>
      </w:pPr>
      <w:r>
        <w:rPr>
          <w:noProof/>
        </w:rPr>
        <w:drawing>
          <wp:inline distT="0" distB="0" distL="0" distR="0" wp14:anchorId="1A98C42F" wp14:editId="71AAFE16">
            <wp:extent cx="5940425" cy="4135120"/>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135120"/>
                    </a:xfrm>
                    <a:prstGeom prst="rect">
                      <a:avLst/>
                    </a:prstGeom>
                  </pic:spPr>
                </pic:pic>
              </a:graphicData>
            </a:graphic>
          </wp:inline>
        </w:drawing>
      </w:r>
    </w:p>
    <w:p w14:paraId="3230ED1E" w14:textId="77777777" w:rsidR="00C447C5" w:rsidRDefault="00C447C5" w:rsidP="00C447C5">
      <w:pPr>
        <w:pStyle w:val="afa"/>
        <w:spacing w:after="0"/>
        <w:jc w:val="center"/>
        <w:rPr>
          <w:rFonts w:ascii="Times New Roman" w:hAnsi="Times New Roman" w:cs="Times New Roman"/>
          <w:sz w:val="28"/>
        </w:rPr>
      </w:pPr>
    </w:p>
    <w:p w14:paraId="1A0567B3" w14:textId="77777777" w:rsidR="00C447C5" w:rsidRPr="005E0161" w:rsidRDefault="00C447C5" w:rsidP="00C447C5">
      <w:pPr>
        <w:spacing w:after="0"/>
        <w:jc w:val="center"/>
        <w:rPr>
          <w:rFonts w:ascii="Times New Roman" w:hAnsi="Times New Roman" w:cs="Times New Roman"/>
          <w:sz w:val="44"/>
        </w:rPr>
      </w:pPr>
      <w:r w:rsidRPr="005E0161">
        <w:rPr>
          <w:rFonts w:ascii="Times New Roman" w:hAnsi="Times New Roman" w:cs="Times New Roman"/>
          <w:sz w:val="28"/>
        </w:rPr>
        <w:t>Рисунок 2.2 – Декомпозиция блока «</w:t>
      </w:r>
      <w:r>
        <w:rPr>
          <w:rFonts w:ascii="Times New Roman" w:hAnsi="Times New Roman" w:cs="Times New Roman"/>
          <w:sz w:val="28"/>
        </w:rPr>
        <w:t>Обучение сотрудников</w:t>
      </w:r>
      <w:r w:rsidRPr="005E0161">
        <w:rPr>
          <w:rFonts w:ascii="Times New Roman" w:hAnsi="Times New Roman" w:cs="Times New Roman"/>
          <w:sz w:val="28"/>
        </w:rPr>
        <w:t>»</w:t>
      </w:r>
    </w:p>
    <w:p w14:paraId="5C6802A9" w14:textId="77777777" w:rsidR="00C447C5" w:rsidRDefault="00C447C5" w:rsidP="00C447C5">
      <w:pPr>
        <w:pStyle w:val="afa"/>
        <w:spacing w:after="0"/>
        <w:jc w:val="center"/>
        <w:rPr>
          <w:rFonts w:ascii="Times New Roman" w:hAnsi="Times New Roman" w:cs="Times New Roman"/>
          <w:sz w:val="28"/>
        </w:rPr>
      </w:pPr>
    </w:p>
    <w:p w14:paraId="1D3AF5EC"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На изображении показано, что для функционирования исследуемого процесса необходимо три процесса.</w:t>
      </w:r>
    </w:p>
    <w:p w14:paraId="79F9211E" w14:textId="77777777" w:rsidR="00C447C5" w:rsidRPr="00DC7E0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Для обучения сотрудника «Обучающий персонал» должен произвести «Подбор обучающего материала персоналом». Данное действие регулирует «Инструкция для работы» используя «Заявки сотрудника», плюс «Каталог обучающих материалов» и в итоге мы получаем готовые «Сформированный запрос о обучающем материале» и можем начинать его поиск и доставку обучающих материалов.</w:t>
      </w:r>
    </w:p>
    <w:p w14:paraId="6578798D"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Процесс «Поиск и доставка обучающего материала сотруднику» получает на вход «Запрос о обучающем материале», налаживание данного действия происходит при помощи «Инструкций по работе». В конечном итоге после долгих поисков обучающий персонал получает «Данные о обучающем персонале», благодаря которым в следующем блоке возможно создать отчетность.</w:t>
      </w:r>
    </w:p>
    <w:p w14:paraId="59DC0797"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В связи с тем, что процессы, описанные выше, не автоматизированы, обучающему персоналу приходится вести всю документацию вручную, так же вручную искать обучающий материал, его данные и т.д. Что в свою очередь может привести к финансовым потерям предприятия, в следствии нехватки обученных сотрудников так как в ходе работы персонал из-за большого объёма информации начинает ошибаться, не успевать.</w:t>
      </w:r>
    </w:p>
    <w:p w14:paraId="691BFEE0"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Данную проблему можно решить при помощи автоматизации процесса поиска и хранения обучающих материалов. Для этой цели и был создан </w:t>
      </w:r>
      <w:r>
        <w:rPr>
          <w:rFonts w:ascii="Times New Roman" w:hAnsi="Times New Roman" w:cs="Times New Roman"/>
          <w:sz w:val="28"/>
          <w:lang w:val="en-US"/>
        </w:rPr>
        <w:t>web</w:t>
      </w:r>
      <w:r w:rsidRPr="0075136D">
        <w:rPr>
          <w:rFonts w:ascii="Times New Roman" w:hAnsi="Times New Roman" w:cs="Times New Roman"/>
          <w:sz w:val="28"/>
        </w:rPr>
        <w:t>-</w:t>
      </w:r>
      <w:r>
        <w:rPr>
          <w:rFonts w:ascii="Times New Roman" w:hAnsi="Times New Roman" w:cs="Times New Roman"/>
          <w:sz w:val="28"/>
        </w:rPr>
        <w:t>портал</w:t>
      </w:r>
      <w:r w:rsidRPr="00D230A4">
        <w:rPr>
          <w:rFonts w:ascii="Times New Roman" w:hAnsi="Times New Roman" w:cs="Times New Roman"/>
          <w:sz w:val="28"/>
        </w:rPr>
        <w:t>.</w:t>
      </w:r>
      <w:r>
        <w:rPr>
          <w:rFonts w:ascii="Times New Roman" w:hAnsi="Times New Roman" w:cs="Times New Roman"/>
          <w:sz w:val="28"/>
        </w:rPr>
        <w:t xml:space="preserve"> Прежде всего, создание сайта поможет уменьшить время и стоимость выполнения процесса, а вмести с этим и нагрузку на персонал.</w:t>
      </w:r>
    </w:p>
    <w:p w14:paraId="720DBB1A"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В следующей главе будет приведён пример системы «</w:t>
      </w:r>
      <w:r>
        <w:rPr>
          <w:rFonts w:ascii="Times New Roman" w:hAnsi="Times New Roman" w:cs="Times New Roman"/>
          <w:sz w:val="28"/>
          <w:lang w:val="en-US"/>
        </w:rPr>
        <w:t>TO</w:t>
      </w:r>
      <w:r w:rsidRPr="00154558">
        <w:rPr>
          <w:rFonts w:ascii="Times New Roman" w:hAnsi="Times New Roman" w:cs="Times New Roman"/>
          <w:sz w:val="28"/>
        </w:rPr>
        <w:t>-</w:t>
      </w:r>
      <w:r>
        <w:rPr>
          <w:rFonts w:ascii="Times New Roman" w:hAnsi="Times New Roman" w:cs="Times New Roman"/>
          <w:sz w:val="28"/>
          <w:lang w:val="en-US"/>
        </w:rPr>
        <w:t>BE</w:t>
      </w:r>
      <w:r>
        <w:rPr>
          <w:rFonts w:ascii="Times New Roman" w:hAnsi="Times New Roman" w:cs="Times New Roman"/>
          <w:sz w:val="28"/>
        </w:rPr>
        <w:t>»</w:t>
      </w:r>
      <w:r w:rsidRPr="00154558">
        <w:rPr>
          <w:rFonts w:ascii="Times New Roman" w:hAnsi="Times New Roman" w:cs="Times New Roman"/>
          <w:sz w:val="28"/>
        </w:rPr>
        <w:t xml:space="preserve"> </w:t>
      </w:r>
      <w:r>
        <w:rPr>
          <w:rFonts w:ascii="Times New Roman" w:hAnsi="Times New Roman" w:cs="Times New Roman"/>
          <w:sz w:val="28"/>
        </w:rPr>
        <w:t>или «Как будет».</w:t>
      </w:r>
    </w:p>
    <w:p w14:paraId="5DC5F5C7" w14:textId="77777777" w:rsidR="002D48E2" w:rsidRDefault="002D48E2" w:rsidP="00C447C5">
      <w:pPr>
        <w:pStyle w:val="afa"/>
        <w:spacing w:after="0"/>
        <w:jc w:val="both"/>
        <w:rPr>
          <w:rFonts w:ascii="Times New Roman" w:hAnsi="Times New Roman" w:cs="Times New Roman"/>
          <w:sz w:val="28"/>
        </w:rPr>
      </w:pPr>
      <w:bookmarkStart w:id="56" w:name="_Toc69396504"/>
    </w:p>
    <w:p w14:paraId="2FAD2726" w14:textId="77777777" w:rsidR="002D48E2" w:rsidRPr="002D48E2" w:rsidRDefault="002D48E2" w:rsidP="002D48E2">
      <w:pPr>
        <w:pStyle w:val="2"/>
        <w:numPr>
          <w:ilvl w:val="1"/>
          <w:numId w:val="14"/>
        </w:numPr>
        <w:tabs>
          <w:tab w:val="left" w:pos="1134"/>
        </w:tabs>
        <w:spacing w:before="0"/>
        <w:ind w:left="0" w:firstLine="709"/>
        <w:jc w:val="both"/>
        <w:rPr>
          <w:rFonts w:ascii="Times New Roman" w:hAnsi="Times New Roman" w:cs="Times New Roman"/>
          <w:b/>
          <w:color w:val="000000" w:themeColor="text1"/>
          <w:sz w:val="28"/>
          <w:szCs w:val="28"/>
        </w:rPr>
      </w:pPr>
      <w:bookmarkStart w:id="57" w:name="_Toc59002690"/>
      <w:bookmarkStart w:id="58" w:name="_Toc70286232"/>
      <w:r w:rsidRPr="002D48E2">
        <w:rPr>
          <w:rFonts w:ascii="Times New Roman" w:hAnsi="Times New Roman" w:cs="Times New Roman"/>
          <w:b/>
          <w:color w:val="000000" w:themeColor="text1"/>
          <w:sz w:val="28"/>
          <w:szCs w:val="28"/>
        </w:rPr>
        <w:t>Описание модели «Как будет» в нотации IDEF0</w:t>
      </w:r>
      <w:bookmarkEnd w:id="57"/>
      <w:bookmarkEnd w:id="58"/>
    </w:p>
    <w:p w14:paraId="71DD5D18" w14:textId="77777777" w:rsidR="00986291" w:rsidRDefault="00986291" w:rsidP="00986291">
      <w:pPr>
        <w:pStyle w:val="afa"/>
        <w:spacing w:after="0"/>
        <w:ind w:firstLine="709"/>
        <w:jc w:val="both"/>
        <w:rPr>
          <w:rFonts w:ascii="Times New Roman" w:hAnsi="Times New Roman" w:cs="Times New Roman"/>
          <w:sz w:val="28"/>
        </w:rPr>
      </w:pPr>
    </w:p>
    <w:p w14:paraId="7DE126D1" w14:textId="05A91B31" w:rsidR="00AF6BCB"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Для создания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 xml:space="preserve">портала была разработана диаграмма в нотации </w:t>
      </w:r>
      <w:r>
        <w:rPr>
          <w:rFonts w:ascii="Times New Roman" w:hAnsi="Times New Roman" w:cs="Times New Roman"/>
          <w:sz w:val="28"/>
          <w:lang w:val="en-US"/>
        </w:rPr>
        <w:t>IDEF</w:t>
      </w:r>
      <w:r w:rsidRPr="00154558">
        <w:rPr>
          <w:rFonts w:ascii="Times New Roman" w:hAnsi="Times New Roman" w:cs="Times New Roman"/>
          <w:sz w:val="28"/>
        </w:rPr>
        <w:t xml:space="preserve">0 </w:t>
      </w:r>
      <w:r>
        <w:rPr>
          <w:rFonts w:ascii="Times New Roman" w:hAnsi="Times New Roman" w:cs="Times New Roman"/>
          <w:sz w:val="28"/>
        </w:rPr>
        <w:t>«Как будет» для того, чтобы</w:t>
      </w:r>
      <w:r w:rsidRPr="00154558">
        <w:rPr>
          <w:rFonts w:ascii="Times New Roman" w:hAnsi="Times New Roman" w:cs="Times New Roman"/>
          <w:sz w:val="28"/>
        </w:rPr>
        <w:t xml:space="preserve"> можно было руководствоваться взвешенными</w:t>
      </w:r>
      <w:r>
        <w:rPr>
          <w:rFonts w:ascii="Times New Roman" w:hAnsi="Times New Roman" w:cs="Times New Roman"/>
          <w:sz w:val="28"/>
        </w:rPr>
        <w:t xml:space="preserve"> </w:t>
      </w:r>
      <w:r w:rsidRPr="00154558">
        <w:rPr>
          <w:rFonts w:ascii="Times New Roman" w:hAnsi="Times New Roman" w:cs="Times New Roman"/>
          <w:sz w:val="28"/>
        </w:rPr>
        <w:t>решениями и видеть то, что создаётся</w:t>
      </w:r>
      <w:r>
        <w:rPr>
          <w:rFonts w:ascii="Times New Roman" w:hAnsi="Times New Roman" w:cs="Times New Roman"/>
          <w:sz w:val="28"/>
        </w:rPr>
        <w:t>.</w:t>
      </w:r>
    </w:p>
    <w:p w14:paraId="419B0D3F" w14:textId="2B6B17AA" w:rsidR="00AF6BCB" w:rsidRPr="00DD4AD2"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На контекстном уровне расположен блок «Обучение сотрудников через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портал». В качестве управления выступают «Инструкция об использовании». На вход подаются «Каталог обучающих материалов». Выполняет работу «Обучающий персонал», «ПО» и «</w:t>
      </w:r>
      <w:r w:rsidR="00B27514">
        <w:rPr>
          <w:rFonts w:ascii="Times New Roman" w:hAnsi="Times New Roman" w:cs="Times New Roman"/>
          <w:sz w:val="28"/>
        </w:rPr>
        <w:t>Обучающий персонал</w:t>
      </w:r>
      <w:r>
        <w:rPr>
          <w:rFonts w:ascii="Times New Roman" w:hAnsi="Times New Roman" w:cs="Times New Roman"/>
          <w:sz w:val="28"/>
        </w:rPr>
        <w:t>» данного заведения. В конечном счёте, будут получены «</w:t>
      </w:r>
      <w:r w:rsidR="00B27514">
        <w:rPr>
          <w:rFonts w:ascii="Times New Roman" w:hAnsi="Times New Roman" w:cs="Times New Roman"/>
          <w:sz w:val="28"/>
        </w:rPr>
        <w:t>Обученные сотрудники», а</w:t>
      </w:r>
      <w:r>
        <w:rPr>
          <w:rFonts w:ascii="Times New Roman" w:hAnsi="Times New Roman" w:cs="Times New Roman"/>
          <w:sz w:val="28"/>
        </w:rPr>
        <w:t xml:space="preserve"> </w:t>
      </w:r>
      <w:r>
        <w:rPr>
          <w:rFonts w:ascii="Times New Roman" w:hAnsi="Times New Roman" w:cs="Times New Roman"/>
          <w:sz w:val="28"/>
        </w:rPr>
        <w:lastRenderedPageBreak/>
        <w:t xml:space="preserve">также «Статистика». </w:t>
      </w:r>
      <w:r w:rsidRPr="0006665A">
        <w:rPr>
          <w:rFonts w:ascii="Times New Roman" w:hAnsi="Times New Roman" w:cs="Times New Roman"/>
          <w:sz w:val="28"/>
        </w:rPr>
        <w:t>На рисунке отображён контекстный уровень диаграммы «</w:t>
      </w:r>
      <w:r w:rsidRPr="0006665A">
        <w:rPr>
          <w:rFonts w:ascii="Times New Roman" w:hAnsi="Times New Roman" w:cs="Times New Roman"/>
          <w:sz w:val="28"/>
          <w:lang w:val="en-US"/>
        </w:rPr>
        <w:t>TO</w:t>
      </w:r>
      <w:r w:rsidRPr="00DD4AD2">
        <w:rPr>
          <w:rFonts w:ascii="Times New Roman" w:hAnsi="Times New Roman" w:cs="Times New Roman"/>
          <w:sz w:val="28"/>
        </w:rPr>
        <w:t>-</w:t>
      </w:r>
      <w:r w:rsidRPr="0006665A">
        <w:rPr>
          <w:rFonts w:ascii="Times New Roman" w:hAnsi="Times New Roman" w:cs="Times New Roman"/>
          <w:sz w:val="28"/>
          <w:lang w:val="en-US"/>
        </w:rPr>
        <w:t>BE</w:t>
      </w:r>
      <w:r w:rsidRPr="0006665A">
        <w:rPr>
          <w:rFonts w:ascii="Times New Roman" w:hAnsi="Times New Roman" w:cs="Times New Roman"/>
          <w:sz w:val="28"/>
        </w:rPr>
        <w:t>»</w:t>
      </w:r>
      <w:r w:rsidRPr="00DD4AD2">
        <w:rPr>
          <w:rFonts w:ascii="Times New Roman" w:hAnsi="Times New Roman" w:cs="Times New Roman"/>
          <w:sz w:val="28"/>
        </w:rPr>
        <w:t>.</w:t>
      </w:r>
    </w:p>
    <w:p w14:paraId="7838606B" w14:textId="77777777" w:rsidR="00986291" w:rsidRDefault="00986291" w:rsidP="00AF6BCB">
      <w:pPr>
        <w:pStyle w:val="afa"/>
        <w:spacing w:after="0"/>
        <w:jc w:val="both"/>
        <w:rPr>
          <w:rFonts w:ascii="Times New Roman" w:hAnsi="Times New Roman" w:cs="Times New Roman"/>
          <w:sz w:val="28"/>
        </w:rPr>
      </w:pPr>
    </w:p>
    <w:p w14:paraId="66574D27" w14:textId="69ED5F0A" w:rsidR="00C30990" w:rsidRDefault="00185377" w:rsidP="00C30990">
      <w:pPr>
        <w:pStyle w:val="afa"/>
        <w:spacing w:after="0"/>
        <w:jc w:val="center"/>
      </w:pPr>
      <w:r>
        <w:rPr>
          <w:noProof/>
        </w:rPr>
        <w:drawing>
          <wp:inline distT="0" distB="0" distL="0" distR="0" wp14:anchorId="5263DF51" wp14:editId="310FF4A8">
            <wp:extent cx="5940425" cy="4116705"/>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116705"/>
                    </a:xfrm>
                    <a:prstGeom prst="rect">
                      <a:avLst/>
                    </a:prstGeom>
                  </pic:spPr>
                </pic:pic>
              </a:graphicData>
            </a:graphic>
          </wp:inline>
        </w:drawing>
      </w:r>
      <w:r w:rsidR="00C30990">
        <w:rPr>
          <w:noProof/>
        </w:rPr>
        <w:t xml:space="preserve"> </w:t>
      </w:r>
    </w:p>
    <w:p w14:paraId="3E37C66E" w14:textId="77777777" w:rsidR="00C30990" w:rsidRDefault="00C30990" w:rsidP="00C30990">
      <w:pPr>
        <w:pStyle w:val="afa"/>
        <w:spacing w:after="0"/>
        <w:jc w:val="center"/>
      </w:pPr>
    </w:p>
    <w:p w14:paraId="7CC44E10" w14:textId="77777777" w:rsidR="00C30990" w:rsidRPr="00615BA1" w:rsidRDefault="00C30990" w:rsidP="00C30990">
      <w:pPr>
        <w:spacing w:after="0"/>
        <w:jc w:val="center"/>
        <w:rPr>
          <w:rFonts w:ascii="Times New Roman" w:hAnsi="Times New Roman" w:cs="Times New Roman"/>
          <w:sz w:val="44"/>
        </w:rPr>
      </w:pPr>
      <w:r>
        <w:rPr>
          <w:rFonts w:ascii="Times New Roman" w:hAnsi="Times New Roman" w:cs="Times New Roman"/>
          <w:sz w:val="28"/>
        </w:rPr>
        <w:t xml:space="preserve">Рисунок 2.3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Pr>
          <w:rFonts w:ascii="Times New Roman" w:hAnsi="Times New Roman" w:cs="Times New Roman"/>
          <w:sz w:val="28"/>
          <w:lang w:val="en-US"/>
        </w:rPr>
        <w:t>TO</w:t>
      </w:r>
      <w:r>
        <w:rPr>
          <w:rFonts w:ascii="Times New Roman" w:hAnsi="Times New Roman" w:cs="Times New Roman"/>
          <w:sz w:val="28"/>
        </w:rPr>
        <w:t>-</w:t>
      </w:r>
      <w:r>
        <w:rPr>
          <w:rFonts w:ascii="Times New Roman" w:hAnsi="Times New Roman" w:cs="Times New Roman"/>
          <w:sz w:val="28"/>
          <w:lang w:val="en-US"/>
        </w:rPr>
        <w:t>BE</w:t>
      </w:r>
    </w:p>
    <w:p w14:paraId="11F3AF6E" w14:textId="77777777" w:rsidR="00C30990" w:rsidRPr="00154558" w:rsidRDefault="00C30990" w:rsidP="00C30990">
      <w:pPr>
        <w:pStyle w:val="afa"/>
        <w:spacing w:after="0"/>
        <w:jc w:val="center"/>
      </w:pPr>
    </w:p>
    <w:p w14:paraId="4C9DCCED" w14:textId="2EE13C7B" w:rsidR="00C30990" w:rsidRPr="00043C86" w:rsidRDefault="00C30990" w:rsidP="00C30990">
      <w:pPr>
        <w:spacing w:after="0"/>
        <w:ind w:firstLine="709"/>
        <w:jc w:val="both"/>
        <w:rPr>
          <w:rFonts w:ascii="Times New Roman" w:hAnsi="Times New Roman" w:cs="Times New Roman"/>
          <w:sz w:val="28"/>
        </w:rPr>
      </w:pPr>
      <w:r w:rsidRPr="00DD4AD2">
        <w:rPr>
          <w:rFonts w:ascii="Times New Roman" w:hAnsi="Times New Roman" w:cs="Times New Roman"/>
          <w:sz w:val="28"/>
        </w:rPr>
        <w:t>Дек</w:t>
      </w:r>
      <w:r>
        <w:rPr>
          <w:rFonts w:ascii="Times New Roman" w:hAnsi="Times New Roman" w:cs="Times New Roman"/>
          <w:sz w:val="28"/>
        </w:rPr>
        <w:t xml:space="preserve">омпозиция блока «Обучение сотрудников через </w:t>
      </w:r>
      <w:r>
        <w:rPr>
          <w:rFonts w:ascii="Times New Roman" w:hAnsi="Times New Roman" w:cs="Times New Roman"/>
          <w:sz w:val="28"/>
          <w:lang w:val="en-US"/>
        </w:rPr>
        <w:t>web</w:t>
      </w:r>
      <w:r w:rsidRPr="00C30990">
        <w:rPr>
          <w:rFonts w:ascii="Times New Roman" w:hAnsi="Times New Roman" w:cs="Times New Roman"/>
          <w:sz w:val="28"/>
        </w:rPr>
        <w:t>-</w:t>
      </w:r>
      <w:r>
        <w:rPr>
          <w:rFonts w:ascii="Times New Roman" w:hAnsi="Times New Roman" w:cs="Times New Roman"/>
          <w:sz w:val="28"/>
        </w:rPr>
        <w:t>портал» состоит из 4 бизнес- процессов (рисунок). Рассмотрим более подробно каждый из них.</w:t>
      </w:r>
    </w:p>
    <w:p w14:paraId="5CCB8241" w14:textId="38AE11D0"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Процесс начинается с того, что необходимо обновить старые материалы из каталога, т.е. убедиться, что они еще актуальны, для этого берется «</w:t>
      </w:r>
      <w:r w:rsidRPr="001116B3">
        <w:rPr>
          <w:rFonts w:ascii="Times New Roman" w:hAnsi="Times New Roman" w:cs="Times New Roman"/>
          <w:sz w:val="28"/>
        </w:rPr>
        <w:t xml:space="preserve">Каталог </w:t>
      </w:r>
      <w:r>
        <w:rPr>
          <w:rFonts w:ascii="Times New Roman" w:hAnsi="Times New Roman" w:cs="Times New Roman"/>
          <w:sz w:val="28"/>
        </w:rPr>
        <w:t xml:space="preserve">обучающих материалов» </w:t>
      </w:r>
      <w:r>
        <w:rPr>
          <w:rFonts w:ascii="Times New Roman" w:hAnsi="Times New Roman" w:cs="Times New Roman"/>
          <w:sz w:val="28"/>
          <w:lang w:val="en-US"/>
        </w:rPr>
        <w:t>web</w:t>
      </w:r>
      <w:r w:rsidRPr="001116B3">
        <w:rPr>
          <w:rFonts w:ascii="Times New Roman" w:hAnsi="Times New Roman" w:cs="Times New Roman"/>
          <w:sz w:val="28"/>
        </w:rPr>
        <w:t>-</w:t>
      </w:r>
      <w:r>
        <w:rPr>
          <w:rFonts w:ascii="Times New Roman" w:hAnsi="Times New Roman" w:cs="Times New Roman"/>
          <w:sz w:val="28"/>
        </w:rPr>
        <w:t xml:space="preserve">портала и после этого «Обучающий персонал» производит модернизацию каталога. </w:t>
      </w:r>
    </w:p>
    <w:p w14:paraId="0650CF82" w14:textId="67D358AA"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 xml:space="preserve">Далее идет блок «Подбор обучающего материала для сотрудника» в он автоматизирован, поэтому там больше не участвует </w:t>
      </w:r>
      <w:r w:rsidR="00C423AC">
        <w:rPr>
          <w:rFonts w:ascii="Times New Roman" w:hAnsi="Times New Roman" w:cs="Times New Roman"/>
          <w:sz w:val="28"/>
        </w:rPr>
        <w:t>«Обучающий персонал»</w:t>
      </w:r>
      <w:r>
        <w:rPr>
          <w:rFonts w:ascii="Times New Roman" w:hAnsi="Times New Roman" w:cs="Times New Roman"/>
          <w:sz w:val="28"/>
        </w:rPr>
        <w:t>, подробности на соответствующем рисунке.</w:t>
      </w:r>
    </w:p>
    <w:p w14:paraId="697E4612" w14:textId="6AC60303" w:rsidR="00C423AC"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lastRenderedPageBreak/>
        <w:t>После переходим к блоку «Выдача обучающих материалов», он также стал автоматизирован</w:t>
      </w:r>
    </w:p>
    <w:p w14:paraId="2C531534" w14:textId="70FEBE39" w:rsidR="00C423AC" w:rsidRPr="00393A08"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Последним шагом на данном уровне декомпозиции является составление «Отчётности»</w:t>
      </w:r>
      <w:r w:rsidR="00072923">
        <w:rPr>
          <w:rFonts w:ascii="Times New Roman" w:hAnsi="Times New Roman" w:cs="Times New Roman"/>
          <w:sz w:val="28"/>
        </w:rPr>
        <w:t xml:space="preserve"> </w:t>
      </w:r>
      <w:r>
        <w:rPr>
          <w:rFonts w:ascii="Times New Roman" w:hAnsi="Times New Roman" w:cs="Times New Roman"/>
          <w:sz w:val="28"/>
        </w:rPr>
        <w:t>и, благодаря которой можно узнать «Статистику» работы Обучения.</w:t>
      </w:r>
    </w:p>
    <w:p w14:paraId="6359076A" w14:textId="77777777" w:rsidR="00C423AC" w:rsidRDefault="00C423AC" w:rsidP="00C30990">
      <w:pPr>
        <w:spacing w:after="0"/>
        <w:ind w:firstLine="709"/>
        <w:jc w:val="both"/>
        <w:rPr>
          <w:rFonts w:ascii="Times New Roman" w:hAnsi="Times New Roman" w:cs="Times New Roman"/>
          <w:sz w:val="28"/>
        </w:rPr>
      </w:pPr>
    </w:p>
    <w:p w14:paraId="77D48EE2" w14:textId="548D3149" w:rsidR="00072923" w:rsidRDefault="00185377" w:rsidP="00072923">
      <w:pPr>
        <w:spacing w:after="0"/>
        <w:rPr>
          <w:rFonts w:ascii="Times New Roman" w:hAnsi="Times New Roman" w:cs="Times New Roman"/>
          <w:sz w:val="28"/>
        </w:rPr>
      </w:pPr>
      <w:r>
        <w:rPr>
          <w:noProof/>
        </w:rPr>
        <w:drawing>
          <wp:inline distT="0" distB="0" distL="0" distR="0" wp14:anchorId="47A89376" wp14:editId="56B2259E">
            <wp:extent cx="5940425" cy="4133850"/>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133850"/>
                    </a:xfrm>
                    <a:prstGeom prst="rect">
                      <a:avLst/>
                    </a:prstGeom>
                  </pic:spPr>
                </pic:pic>
              </a:graphicData>
            </a:graphic>
          </wp:inline>
        </w:drawing>
      </w:r>
    </w:p>
    <w:p w14:paraId="72D79A30" w14:textId="77777777" w:rsidR="00072923" w:rsidRDefault="00072923" w:rsidP="00072923">
      <w:pPr>
        <w:spacing w:after="0"/>
        <w:rPr>
          <w:rFonts w:ascii="Times New Roman" w:hAnsi="Times New Roman" w:cs="Times New Roman"/>
          <w:sz w:val="28"/>
        </w:rPr>
      </w:pPr>
    </w:p>
    <w:p w14:paraId="7EEBFC06" w14:textId="4D6E4FEE" w:rsidR="00072923" w:rsidRDefault="00072923" w:rsidP="00072923">
      <w:pPr>
        <w:spacing w:after="0"/>
        <w:jc w:val="center"/>
        <w:rPr>
          <w:rFonts w:ascii="Times New Roman" w:hAnsi="Times New Roman" w:cs="Times New Roman"/>
          <w:sz w:val="28"/>
        </w:rPr>
      </w:pPr>
      <w:r>
        <w:rPr>
          <w:rFonts w:ascii="Times New Roman" w:hAnsi="Times New Roman" w:cs="Times New Roman"/>
          <w:sz w:val="28"/>
        </w:rPr>
        <w:t>Рисунок</w:t>
      </w:r>
      <w:r w:rsidRPr="003B178D">
        <w:rPr>
          <w:rFonts w:ascii="Times New Roman" w:hAnsi="Times New Roman" w:cs="Times New Roman"/>
          <w:sz w:val="28"/>
        </w:rPr>
        <w:t>–</w:t>
      </w:r>
      <w:r>
        <w:rPr>
          <w:rFonts w:ascii="Times New Roman" w:hAnsi="Times New Roman" w:cs="Times New Roman"/>
          <w:sz w:val="28"/>
        </w:rPr>
        <w:t xml:space="preserve">Декомпозиция блока «Реализация книг через </w:t>
      </w:r>
      <w:r>
        <w:rPr>
          <w:rFonts w:ascii="Times New Roman" w:hAnsi="Times New Roman" w:cs="Times New Roman"/>
          <w:sz w:val="28"/>
          <w:lang w:val="en-US"/>
        </w:rPr>
        <w:t>web</w:t>
      </w:r>
      <w:r w:rsidRPr="00C9410E">
        <w:rPr>
          <w:rFonts w:ascii="Times New Roman" w:hAnsi="Times New Roman" w:cs="Times New Roman"/>
          <w:sz w:val="28"/>
        </w:rPr>
        <w:t>-</w:t>
      </w:r>
      <w:r>
        <w:rPr>
          <w:rFonts w:ascii="Times New Roman" w:hAnsi="Times New Roman" w:cs="Times New Roman"/>
          <w:sz w:val="28"/>
        </w:rPr>
        <w:t>портал»</w:t>
      </w:r>
    </w:p>
    <w:p w14:paraId="3E306066" w14:textId="77777777" w:rsidR="00072923" w:rsidRDefault="00072923" w:rsidP="00072923">
      <w:pPr>
        <w:spacing w:after="0"/>
        <w:rPr>
          <w:rFonts w:ascii="Times New Roman" w:hAnsi="Times New Roman" w:cs="Times New Roman"/>
          <w:sz w:val="28"/>
        </w:rPr>
      </w:pPr>
    </w:p>
    <w:p w14:paraId="60EF0A63" w14:textId="6017CB39" w:rsidR="00072923" w:rsidRPr="00507C7C" w:rsidRDefault="00072923" w:rsidP="00072923">
      <w:pPr>
        <w:spacing w:after="0"/>
        <w:ind w:firstLine="709"/>
        <w:jc w:val="both"/>
        <w:rPr>
          <w:rFonts w:ascii="Times New Roman" w:hAnsi="Times New Roman" w:cs="Times New Roman"/>
          <w:sz w:val="28"/>
        </w:rPr>
      </w:pPr>
      <w:r>
        <w:rPr>
          <w:rFonts w:ascii="Times New Roman" w:hAnsi="Times New Roman" w:cs="Times New Roman"/>
          <w:sz w:val="28"/>
        </w:rPr>
        <w:t>Процесс «Подбор обучающего материала для сотрудника»</w:t>
      </w:r>
      <w:r w:rsidRPr="00507C7C">
        <w:rPr>
          <w:rFonts w:ascii="Times New Roman" w:hAnsi="Times New Roman" w:cs="Times New Roman"/>
          <w:sz w:val="28"/>
        </w:rPr>
        <w:t xml:space="preserve"> </w:t>
      </w:r>
      <w:r>
        <w:rPr>
          <w:rFonts w:ascii="Times New Roman" w:hAnsi="Times New Roman" w:cs="Times New Roman"/>
          <w:sz w:val="28"/>
        </w:rPr>
        <w:t xml:space="preserve">состоит из следующих этапов «Заполнение необходимых полей», «загрузки подходящих обучающих материалов», «Просмотр </w:t>
      </w:r>
      <w:r w:rsidR="008C470F">
        <w:rPr>
          <w:rFonts w:ascii="Times New Roman" w:hAnsi="Times New Roman" w:cs="Times New Roman"/>
          <w:sz w:val="28"/>
        </w:rPr>
        <w:t>и выбор результата</w:t>
      </w:r>
      <w:r>
        <w:rPr>
          <w:rFonts w:ascii="Times New Roman" w:hAnsi="Times New Roman" w:cs="Times New Roman"/>
          <w:sz w:val="28"/>
        </w:rPr>
        <w:t xml:space="preserve">». Все эти работы контролирует «Инструкции по работе», то есть </w:t>
      </w:r>
      <w:r w:rsidR="008C470F">
        <w:rPr>
          <w:rFonts w:ascii="Times New Roman" w:hAnsi="Times New Roman" w:cs="Times New Roman"/>
          <w:sz w:val="28"/>
        </w:rPr>
        <w:t>менеджеры</w:t>
      </w:r>
      <w:r>
        <w:rPr>
          <w:rFonts w:ascii="Times New Roman" w:hAnsi="Times New Roman" w:cs="Times New Roman"/>
          <w:sz w:val="28"/>
        </w:rPr>
        <w:t xml:space="preserve">, </w:t>
      </w:r>
      <w:r w:rsidR="008C470F">
        <w:rPr>
          <w:rFonts w:ascii="Times New Roman" w:hAnsi="Times New Roman" w:cs="Times New Roman"/>
          <w:sz w:val="28"/>
        </w:rPr>
        <w:t xml:space="preserve">отвечающие за </w:t>
      </w:r>
      <w:r>
        <w:rPr>
          <w:rFonts w:ascii="Times New Roman" w:hAnsi="Times New Roman" w:cs="Times New Roman"/>
          <w:sz w:val="28"/>
        </w:rPr>
        <w:t xml:space="preserve">деятельность по </w:t>
      </w:r>
      <w:r w:rsidR="008C470F">
        <w:rPr>
          <w:rFonts w:ascii="Times New Roman" w:hAnsi="Times New Roman" w:cs="Times New Roman"/>
          <w:sz w:val="28"/>
        </w:rPr>
        <w:t>обучению</w:t>
      </w:r>
      <w:r>
        <w:rPr>
          <w:rFonts w:ascii="Times New Roman" w:hAnsi="Times New Roman" w:cs="Times New Roman"/>
          <w:sz w:val="28"/>
        </w:rPr>
        <w:t>. «</w:t>
      </w:r>
      <w:r w:rsidR="008C470F">
        <w:rPr>
          <w:rFonts w:ascii="Times New Roman" w:hAnsi="Times New Roman" w:cs="Times New Roman"/>
          <w:sz w:val="28"/>
        </w:rPr>
        <w:t>Обучающий персонал</w:t>
      </w:r>
      <w:r>
        <w:rPr>
          <w:rFonts w:ascii="Times New Roman" w:hAnsi="Times New Roman" w:cs="Times New Roman"/>
          <w:sz w:val="28"/>
        </w:rPr>
        <w:t>» перестает учувствовать данном процессе, его заменяет «ПО», которое выполняет все вышеназванные действия. Исходными данными является «модернизированный каталог». Декомпозиция блока предоставлена на рисунке.</w:t>
      </w:r>
    </w:p>
    <w:p w14:paraId="5A28CF24" w14:textId="77777777" w:rsidR="00072923" w:rsidRDefault="00072923" w:rsidP="00072923">
      <w:pPr>
        <w:spacing w:after="0"/>
        <w:rPr>
          <w:rFonts w:ascii="Times New Roman" w:hAnsi="Times New Roman" w:cs="Times New Roman"/>
          <w:sz w:val="28"/>
        </w:rPr>
      </w:pPr>
    </w:p>
    <w:p w14:paraId="7F40F415" w14:textId="5CDA663D" w:rsidR="00B74D71" w:rsidRDefault="008C470F" w:rsidP="00B74D71">
      <w:r w:rsidRPr="008C470F">
        <w:rPr>
          <w:noProof/>
          <w:lang w:eastAsia="ru-RU"/>
        </w:rPr>
        <w:drawing>
          <wp:inline distT="0" distB="0" distL="0" distR="0" wp14:anchorId="6566F1A8" wp14:editId="3D617D7C">
            <wp:extent cx="5940425" cy="4145994"/>
            <wp:effectExtent l="0" t="0" r="3175" b="6985"/>
            <wp:docPr id="28" name="Picture 28" descr="D:\скрины idf0\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скрины idf0\Screenshot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4145994"/>
                    </a:xfrm>
                    <a:prstGeom prst="rect">
                      <a:avLst/>
                    </a:prstGeom>
                    <a:noFill/>
                    <a:ln>
                      <a:noFill/>
                    </a:ln>
                  </pic:spPr>
                </pic:pic>
              </a:graphicData>
            </a:graphic>
          </wp:inline>
        </w:drawing>
      </w:r>
    </w:p>
    <w:p w14:paraId="5FE2126C" w14:textId="77777777" w:rsidR="008C470F" w:rsidRDefault="008C470F" w:rsidP="00B74D71"/>
    <w:p w14:paraId="53654529" w14:textId="77777777"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 xml:space="preserve">Рисунок 2.6 </w:t>
      </w:r>
      <w:r w:rsidRPr="003B178D">
        <w:rPr>
          <w:rFonts w:ascii="Times New Roman" w:hAnsi="Times New Roman" w:cs="Times New Roman"/>
          <w:sz w:val="28"/>
        </w:rPr>
        <w:t>–</w:t>
      </w:r>
      <w:r>
        <w:rPr>
          <w:rFonts w:ascii="Times New Roman" w:hAnsi="Times New Roman" w:cs="Times New Roman"/>
          <w:sz w:val="28"/>
        </w:rPr>
        <w:t xml:space="preserve"> Декомпозиция блока «подбор книги для клиента»</w:t>
      </w:r>
    </w:p>
    <w:p w14:paraId="6F1B19B2" w14:textId="77777777" w:rsidR="008C470F" w:rsidRDefault="008C470F" w:rsidP="008C470F">
      <w:pPr>
        <w:spacing w:after="0"/>
        <w:ind w:firstLine="709"/>
        <w:jc w:val="both"/>
        <w:rPr>
          <w:rFonts w:ascii="Times New Roman" w:hAnsi="Times New Roman" w:cs="Times New Roman"/>
          <w:sz w:val="28"/>
        </w:rPr>
      </w:pPr>
    </w:p>
    <w:p w14:paraId="7DB5BFC4" w14:textId="61DCC067" w:rsidR="008C470F" w:rsidRDefault="008C470F" w:rsidP="008C470F">
      <w:pPr>
        <w:spacing w:after="0"/>
        <w:ind w:firstLine="709"/>
        <w:jc w:val="both"/>
        <w:rPr>
          <w:rFonts w:ascii="Times New Roman" w:hAnsi="Times New Roman" w:cs="Times New Roman"/>
          <w:sz w:val="28"/>
        </w:rPr>
      </w:pPr>
      <w:r>
        <w:rPr>
          <w:rFonts w:ascii="Times New Roman" w:hAnsi="Times New Roman" w:cs="Times New Roman"/>
          <w:sz w:val="28"/>
        </w:rPr>
        <w:t>Последний, но не менее важный блок «Выдача обучающего материала», чтобы выполнить данное действие, необходимо исполнить четыре работы «Просмотр данных обучающего материала», «Проверка доступа для обучающего материала», «Просмотр Обучающего материалов» и «Загрузка обучающего материала сотруднику». Все мероприятия данного процесса изображены на рисунке.</w:t>
      </w:r>
    </w:p>
    <w:p w14:paraId="5571A39B" w14:textId="11EE7E03" w:rsidR="008C470F" w:rsidRDefault="00185377" w:rsidP="008C470F">
      <w:pPr>
        <w:spacing w:after="0"/>
        <w:jc w:val="center"/>
        <w:rPr>
          <w:rFonts w:ascii="Times New Roman" w:hAnsi="Times New Roman" w:cs="Times New Roman"/>
          <w:sz w:val="28"/>
        </w:rPr>
      </w:pPr>
      <w:r>
        <w:rPr>
          <w:noProof/>
        </w:rPr>
        <w:lastRenderedPageBreak/>
        <w:drawing>
          <wp:inline distT="0" distB="0" distL="0" distR="0" wp14:anchorId="0564EEBE" wp14:editId="55C02DC7">
            <wp:extent cx="5940425" cy="4108450"/>
            <wp:effectExtent l="0" t="0" r="3175"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108450"/>
                    </a:xfrm>
                    <a:prstGeom prst="rect">
                      <a:avLst/>
                    </a:prstGeom>
                  </pic:spPr>
                </pic:pic>
              </a:graphicData>
            </a:graphic>
          </wp:inline>
        </w:drawing>
      </w:r>
    </w:p>
    <w:p w14:paraId="039E4947" w14:textId="77777777" w:rsidR="008C470F" w:rsidRDefault="008C470F" w:rsidP="008C470F">
      <w:pPr>
        <w:spacing w:after="0"/>
        <w:ind w:firstLine="709"/>
        <w:jc w:val="both"/>
        <w:rPr>
          <w:rFonts w:ascii="Times New Roman" w:hAnsi="Times New Roman" w:cs="Times New Roman"/>
          <w:sz w:val="28"/>
        </w:rPr>
      </w:pPr>
    </w:p>
    <w:p w14:paraId="6A6DE5B5" w14:textId="77777777"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 xml:space="preserve">Рисунок 2.7 </w:t>
      </w:r>
      <w:r w:rsidRPr="003B178D">
        <w:rPr>
          <w:rFonts w:ascii="Times New Roman" w:hAnsi="Times New Roman" w:cs="Times New Roman"/>
          <w:sz w:val="28"/>
        </w:rPr>
        <w:t>–</w:t>
      </w:r>
      <w:r>
        <w:rPr>
          <w:rFonts w:ascii="Times New Roman" w:hAnsi="Times New Roman" w:cs="Times New Roman"/>
          <w:sz w:val="28"/>
        </w:rPr>
        <w:t xml:space="preserve"> Декомпозиция блока «Реализация книги»</w:t>
      </w:r>
    </w:p>
    <w:p w14:paraId="15124472" w14:textId="77777777" w:rsidR="008C470F" w:rsidRDefault="008C470F" w:rsidP="008C470F">
      <w:pPr>
        <w:spacing w:after="0"/>
        <w:ind w:firstLine="709"/>
        <w:jc w:val="center"/>
        <w:rPr>
          <w:rFonts w:ascii="Times New Roman" w:hAnsi="Times New Roman" w:cs="Times New Roman"/>
          <w:sz w:val="28"/>
        </w:rPr>
      </w:pPr>
    </w:p>
    <w:p w14:paraId="78D88E45" w14:textId="2B4ED8E7" w:rsidR="008C470F" w:rsidRPr="00325A12" w:rsidRDefault="008C470F" w:rsidP="008C470F">
      <w:pPr>
        <w:spacing w:after="0"/>
        <w:ind w:firstLine="709"/>
        <w:jc w:val="both"/>
        <w:rPr>
          <w:rFonts w:ascii="Times New Roman" w:hAnsi="Times New Roman" w:cs="Times New Roman"/>
          <w:sz w:val="28"/>
        </w:rPr>
      </w:pPr>
      <w:r>
        <w:rPr>
          <w:rFonts w:ascii="Times New Roman" w:hAnsi="Times New Roman" w:cs="Times New Roman"/>
          <w:sz w:val="28"/>
        </w:rPr>
        <w:t>Общая схема процесса, представленная на рисунке, раскрыта и демонстрирует, что каждый этап важен. Пропуск действий может привести к дополнительным временным и денежным ресурсам.</w:t>
      </w:r>
    </w:p>
    <w:p w14:paraId="4FAA5AFE" w14:textId="77777777" w:rsidR="008C470F" w:rsidRDefault="008C470F" w:rsidP="008C470F">
      <w:pPr>
        <w:spacing w:after="0"/>
        <w:ind w:firstLine="709"/>
        <w:jc w:val="both"/>
        <w:rPr>
          <w:rFonts w:ascii="Times New Roman" w:hAnsi="Times New Roman" w:cs="Times New Roman"/>
          <w:sz w:val="28"/>
        </w:rPr>
      </w:pPr>
    </w:p>
    <w:p w14:paraId="67FC4162" w14:textId="77777777" w:rsidR="008C470F" w:rsidRPr="00B74D71" w:rsidRDefault="008C470F" w:rsidP="00B74D71"/>
    <w:bookmarkEnd w:id="56"/>
    <w:p w14:paraId="06A2C631" w14:textId="191CD393" w:rsidR="00273ACE" w:rsidRDefault="00273ACE" w:rsidP="00200810">
      <w:pPr>
        <w:autoSpaceDE w:val="0"/>
        <w:autoSpaceDN w:val="0"/>
        <w:adjustRightInd w:val="0"/>
        <w:spacing w:after="0"/>
        <w:jc w:val="both"/>
      </w:pPr>
    </w:p>
    <w:p w14:paraId="39586514" w14:textId="0539EED1" w:rsidR="005E34EE" w:rsidRDefault="005E34EE" w:rsidP="005E34EE">
      <w:pPr>
        <w:pStyle w:val="2"/>
        <w:numPr>
          <w:ilvl w:val="1"/>
          <w:numId w:val="14"/>
        </w:numPr>
        <w:tabs>
          <w:tab w:val="left" w:pos="1134"/>
        </w:tabs>
        <w:spacing w:before="0"/>
        <w:ind w:left="0" w:firstLine="709"/>
        <w:jc w:val="both"/>
        <w:rPr>
          <w:rFonts w:ascii="Times New Roman" w:hAnsi="Times New Roman" w:cs="Times New Roman"/>
          <w:b/>
          <w:color w:val="000000" w:themeColor="text1"/>
          <w:sz w:val="28"/>
          <w:szCs w:val="28"/>
        </w:rPr>
      </w:pPr>
      <w:bookmarkStart w:id="59" w:name="_Toc70286233"/>
      <w:r w:rsidRPr="00C24E99">
        <w:rPr>
          <w:rFonts w:ascii="Times New Roman" w:hAnsi="Times New Roman" w:cs="Times New Roman"/>
          <w:b/>
          <w:color w:val="000000" w:themeColor="text1"/>
          <w:sz w:val="28"/>
          <w:szCs w:val="28"/>
        </w:rPr>
        <w:t>Обоснование необходимости</w:t>
      </w:r>
      <w:r>
        <w:rPr>
          <w:rFonts w:ascii="Times New Roman" w:hAnsi="Times New Roman" w:cs="Times New Roman"/>
          <w:b/>
          <w:color w:val="000000" w:themeColor="text1"/>
          <w:sz w:val="28"/>
          <w:szCs w:val="28"/>
        </w:rPr>
        <w:t xml:space="preserve"> </w:t>
      </w:r>
      <w:r w:rsidRPr="00C24E99">
        <w:rPr>
          <w:rFonts w:ascii="Times New Roman" w:hAnsi="Times New Roman" w:cs="Times New Roman"/>
          <w:b/>
          <w:color w:val="000000" w:themeColor="text1"/>
          <w:sz w:val="28"/>
          <w:szCs w:val="28"/>
        </w:rPr>
        <w:t>внедрения</w:t>
      </w:r>
      <w:r>
        <w:rPr>
          <w:rFonts w:ascii="Times New Roman" w:hAnsi="Times New Roman" w:cs="Times New Roman"/>
          <w:b/>
          <w:color w:val="000000" w:themeColor="text1"/>
          <w:sz w:val="28"/>
          <w:szCs w:val="28"/>
        </w:rPr>
        <w:t xml:space="preserve"> подбора</w:t>
      </w:r>
      <w:r w:rsidRPr="00373362">
        <w:rPr>
          <w:rFonts w:ascii="Times New Roman" w:hAnsi="Times New Roman" w:cs="Times New Roman"/>
          <w:b/>
          <w:color w:val="000000" w:themeColor="text1"/>
          <w:sz w:val="28"/>
          <w:szCs w:val="28"/>
        </w:rPr>
        <w:t xml:space="preserve"> и </w:t>
      </w:r>
      <w:r>
        <w:rPr>
          <w:rFonts w:ascii="Times New Roman" w:hAnsi="Times New Roman" w:cs="Times New Roman"/>
          <w:b/>
          <w:color w:val="000000" w:themeColor="text1"/>
          <w:sz w:val="28"/>
          <w:szCs w:val="28"/>
        </w:rPr>
        <w:t>хранения обучающего</w:t>
      </w:r>
      <w:r w:rsidRPr="0037336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контента на предприятии</w:t>
      </w:r>
      <w:bookmarkEnd w:id="59"/>
    </w:p>
    <w:p w14:paraId="4F9FC2A4" w14:textId="497F7280" w:rsidR="005E34EE" w:rsidRDefault="005E34EE" w:rsidP="005E34EE">
      <w:pPr>
        <w:autoSpaceDE w:val="0"/>
        <w:autoSpaceDN w:val="0"/>
        <w:adjustRightInd w:val="0"/>
        <w:spacing w:after="0"/>
        <w:jc w:val="both"/>
      </w:pPr>
    </w:p>
    <w:p w14:paraId="5C670350" w14:textId="26180AD0" w:rsidR="009D6ED0" w:rsidRDefault="009D6ED0" w:rsidP="00B556E4">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rPr>
        <w:t>Быстрый поиск и подбор обучающего контента способен сохранить ценное время на решение задач или же дать соответственно больше времени на его более качественное изучения, ведь теперь больше не нужно часами гуглить для того что бы найти необходимый материал или статью для решения проблемы, кроме того п</w:t>
      </w:r>
      <w:r w:rsidRPr="009B7E6C">
        <w:rPr>
          <w:rFonts w:ascii="Times New Roman" w:hAnsi="Times New Roman" w:cs="Times New Roman"/>
          <w:sz w:val="28"/>
          <w:szCs w:val="28"/>
        </w:rPr>
        <w:t xml:space="preserve">одбор и организация контента предполагает не </w:t>
      </w:r>
      <w:r w:rsidRPr="009B7E6C">
        <w:rPr>
          <w:rFonts w:ascii="Times New Roman" w:hAnsi="Times New Roman" w:cs="Times New Roman"/>
          <w:sz w:val="28"/>
          <w:szCs w:val="28"/>
        </w:rPr>
        <w:lastRenderedPageBreak/>
        <w:t>только формирование контента по отдельным модулям, но и осуществление формирования глоссария (общего по курсу), подбор справочных и дополнительных (факультативных) материалов.</w:t>
      </w:r>
      <w:r>
        <w:rPr>
          <w:rFonts w:ascii="Times New Roman" w:hAnsi="Times New Roman" w:cs="Times New Roman"/>
          <w:sz w:val="28"/>
          <w:szCs w:val="28"/>
        </w:rPr>
        <w:t xml:space="preserve"> С таких инструментов качество, а соответственно и скорость обучения значительно увеличится. </w:t>
      </w:r>
      <w:r>
        <w:rPr>
          <w:rFonts w:ascii="Times New Roman" w:hAnsi="Times New Roman" w:cs="Times New Roman"/>
          <w:sz w:val="28"/>
          <w:szCs w:val="28"/>
        </w:rPr>
        <w:br w:type="page"/>
      </w:r>
    </w:p>
    <w:p w14:paraId="1E43EA2A" w14:textId="2FE779AD" w:rsidR="009D6ED0" w:rsidRPr="009D6ED0" w:rsidRDefault="009D6ED0" w:rsidP="009D6ED0">
      <w:pPr>
        <w:pStyle w:val="1"/>
        <w:keepLines w:val="0"/>
        <w:numPr>
          <w:ilvl w:val="0"/>
          <w:numId w:val="4"/>
        </w:numPr>
        <w:tabs>
          <w:tab w:val="left" w:pos="7153"/>
        </w:tabs>
        <w:spacing w:before="0"/>
        <w:contextualSpacing/>
        <w:rPr>
          <w:rFonts w:ascii="Times New Roman" w:eastAsia="Times New Roman" w:hAnsi="Times New Roman" w:cs="Times New Roman"/>
          <w:color w:val="auto"/>
          <w:kern w:val="32"/>
          <w:lang w:eastAsia="ru-RU"/>
        </w:rPr>
      </w:pPr>
      <w:bookmarkStart w:id="60" w:name="_Toc70286234"/>
      <w:r w:rsidRPr="000D2030">
        <w:rPr>
          <w:rFonts w:ascii="Times New Roman" w:eastAsia="Times New Roman" w:hAnsi="Times New Roman" w:cs="Times New Roman"/>
          <w:color w:val="auto"/>
          <w:kern w:val="32"/>
          <w:lang w:eastAsia="ru-RU"/>
        </w:rPr>
        <w:lastRenderedPageBreak/>
        <w:t xml:space="preserve">РАЗРАБОТКА </w:t>
      </w:r>
      <w:r w:rsidRPr="009D6ED0">
        <w:rPr>
          <w:rFonts w:ascii="Times New Roman" w:eastAsia="Times New Roman" w:hAnsi="Times New Roman" w:cs="Times New Roman"/>
          <w:color w:val="auto"/>
          <w:kern w:val="32"/>
          <w:lang w:eastAsia="ru-RU"/>
        </w:rPr>
        <w:t>СИСТЕМЫ ПОДБОРА И ХРАНЕНИЯ ОБУЧАЮЩИХ МАТЕРИАЛОВ НА ОСНОВЕ WEB-ТЕХНОЛОГИЙ</w:t>
      </w:r>
      <w:bookmarkEnd w:id="60"/>
      <w:r w:rsidRPr="009D6ED0">
        <w:rPr>
          <w:rFonts w:ascii="Times New Roman" w:eastAsia="Times New Roman" w:hAnsi="Times New Roman" w:cs="Times New Roman"/>
          <w:color w:val="auto"/>
          <w:kern w:val="32"/>
          <w:lang w:eastAsia="ru-RU"/>
        </w:rPr>
        <w:t xml:space="preserve"> </w:t>
      </w:r>
    </w:p>
    <w:p w14:paraId="761DE4DF" w14:textId="2F31A2EB" w:rsidR="009D6ED0" w:rsidRDefault="009D6ED0" w:rsidP="009D6ED0">
      <w:pPr>
        <w:pStyle w:val="aa"/>
        <w:spacing w:after="0"/>
        <w:ind w:left="0" w:firstLine="709"/>
        <w:jc w:val="both"/>
        <w:rPr>
          <w:rFonts w:ascii="Times New Roman" w:hAnsi="Times New Roman" w:cs="Times New Roman"/>
          <w:sz w:val="28"/>
          <w:szCs w:val="28"/>
        </w:rPr>
      </w:pPr>
    </w:p>
    <w:p w14:paraId="5A54CA1D" w14:textId="77777777" w:rsidR="00391279" w:rsidRPr="00391279" w:rsidRDefault="00391279" w:rsidP="00391279">
      <w:pPr>
        <w:pStyle w:val="aa"/>
        <w:keepNext/>
        <w:keepLines/>
        <w:numPr>
          <w:ilvl w:val="0"/>
          <w:numId w:val="1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61" w:name="_Toc69559856"/>
      <w:bookmarkStart w:id="62" w:name="_Toc69559984"/>
      <w:bookmarkStart w:id="63" w:name="_Toc69562055"/>
      <w:bookmarkStart w:id="64" w:name="_Toc69562677"/>
      <w:bookmarkStart w:id="65" w:name="_Toc69562721"/>
      <w:bookmarkStart w:id="66" w:name="_Toc69648210"/>
      <w:bookmarkStart w:id="67" w:name="_Toc69651936"/>
      <w:bookmarkStart w:id="68" w:name="_Toc69667229"/>
      <w:bookmarkStart w:id="69" w:name="_Toc69672681"/>
      <w:bookmarkStart w:id="70" w:name="_Toc69672731"/>
      <w:bookmarkStart w:id="71" w:name="_Toc69675490"/>
      <w:bookmarkStart w:id="72" w:name="_Toc70062829"/>
      <w:bookmarkStart w:id="73" w:name="_Toc70062873"/>
      <w:bookmarkStart w:id="74" w:name="_Toc70264524"/>
      <w:bookmarkStart w:id="75" w:name="_Toc70266963"/>
      <w:bookmarkStart w:id="76" w:name="_Toc70274419"/>
      <w:bookmarkStart w:id="77" w:name="_Toc70277054"/>
      <w:bookmarkStart w:id="78" w:name="_Toc70278302"/>
      <w:bookmarkStart w:id="79" w:name="_Toc70286127"/>
      <w:bookmarkStart w:id="80" w:name="_Toc70286235"/>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76F6F278" w14:textId="6BC75D57" w:rsidR="009D6ED0" w:rsidRDefault="009D6ED0" w:rsidP="00391279">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81" w:name="_Toc70286236"/>
      <w:r w:rsidRPr="009D6ED0">
        <w:rPr>
          <w:rFonts w:ascii="Times New Roman" w:hAnsi="Times New Roman" w:cs="Times New Roman"/>
          <w:b/>
          <w:color w:val="000000" w:themeColor="text1"/>
          <w:sz w:val="28"/>
          <w:szCs w:val="28"/>
        </w:rPr>
        <w:t>Постановка задачи на проектирование. Обоснование применения технических средств для решения поставленных задач</w:t>
      </w:r>
      <w:bookmarkEnd w:id="81"/>
    </w:p>
    <w:p w14:paraId="4E5BCBB4" w14:textId="77777777" w:rsidR="00447CD8" w:rsidRPr="00447CD8" w:rsidRDefault="00447CD8" w:rsidP="00447CD8"/>
    <w:p w14:paraId="028C81CE" w14:textId="77777777" w:rsidR="00092664" w:rsidRPr="00092664" w:rsidRDefault="00092664" w:rsidP="00092664">
      <w:pPr>
        <w:pStyle w:val="aa"/>
        <w:keepNext/>
        <w:keepLines/>
        <w:numPr>
          <w:ilvl w:val="0"/>
          <w:numId w:val="30"/>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82" w:name="_Toc69559986"/>
      <w:bookmarkStart w:id="83" w:name="_Toc69562057"/>
      <w:bookmarkStart w:id="84" w:name="_Toc69562679"/>
      <w:bookmarkStart w:id="85" w:name="_Toc69562723"/>
      <w:bookmarkStart w:id="86" w:name="_Toc69648212"/>
      <w:bookmarkStart w:id="87" w:name="_Toc69651938"/>
      <w:bookmarkStart w:id="88" w:name="_Toc69667231"/>
      <w:bookmarkStart w:id="89" w:name="_Toc69672683"/>
      <w:bookmarkStart w:id="90" w:name="_Toc69672733"/>
      <w:bookmarkStart w:id="91" w:name="_Toc69675492"/>
      <w:bookmarkStart w:id="92" w:name="_Toc70062831"/>
      <w:bookmarkStart w:id="93" w:name="_Toc70062875"/>
      <w:bookmarkStart w:id="94" w:name="_Toc70264526"/>
      <w:bookmarkStart w:id="95" w:name="_Toc70266965"/>
      <w:bookmarkStart w:id="96" w:name="_Toc70274421"/>
      <w:bookmarkStart w:id="97" w:name="_Toc70277056"/>
      <w:bookmarkStart w:id="98" w:name="_Toc70278304"/>
      <w:bookmarkStart w:id="99" w:name="_Toc70286129"/>
      <w:bookmarkStart w:id="100" w:name="_Toc70286237"/>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6CE4D933" w14:textId="77777777" w:rsidR="00092664" w:rsidRPr="00092664" w:rsidRDefault="00092664" w:rsidP="00092664">
      <w:pPr>
        <w:pStyle w:val="aa"/>
        <w:keepNext/>
        <w:keepLines/>
        <w:numPr>
          <w:ilvl w:val="0"/>
          <w:numId w:val="30"/>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01" w:name="_Toc69559987"/>
      <w:bookmarkStart w:id="102" w:name="_Toc69562058"/>
      <w:bookmarkStart w:id="103" w:name="_Toc69562680"/>
      <w:bookmarkStart w:id="104" w:name="_Toc69562724"/>
      <w:bookmarkStart w:id="105" w:name="_Toc69648213"/>
      <w:bookmarkStart w:id="106" w:name="_Toc69651939"/>
      <w:bookmarkStart w:id="107" w:name="_Toc69667232"/>
      <w:bookmarkStart w:id="108" w:name="_Toc69672684"/>
      <w:bookmarkStart w:id="109" w:name="_Toc69672734"/>
      <w:bookmarkStart w:id="110" w:name="_Toc69675493"/>
      <w:bookmarkStart w:id="111" w:name="_Toc70062832"/>
      <w:bookmarkStart w:id="112" w:name="_Toc70062876"/>
      <w:bookmarkStart w:id="113" w:name="_Toc70264527"/>
      <w:bookmarkStart w:id="114" w:name="_Toc70266966"/>
      <w:bookmarkStart w:id="115" w:name="_Toc70274422"/>
      <w:bookmarkStart w:id="116" w:name="_Toc70277057"/>
      <w:bookmarkStart w:id="117" w:name="_Toc70278305"/>
      <w:bookmarkStart w:id="118" w:name="_Toc70286130"/>
      <w:bookmarkStart w:id="119" w:name="_Toc70286238"/>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5A010DFE" w14:textId="77777777" w:rsidR="00092664" w:rsidRPr="00092664" w:rsidRDefault="00092664" w:rsidP="00092664">
      <w:pPr>
        <w:pStyle w:val="aa"/>
        <w:keepNext/>
        <w:keepLines/>
        <w:numPr>
          <w:ilvl w:val="0"/>
          <w:numId w:val="30"/>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20" w:name="_Toc69559988"/>
      <w:bookmarkStart w:id="121" w:name="_Toc69562059"/>
      <w:bookmarkStart w:id="122" w:name="_Toc69562681"/>
      <w:bookmarkStart w:id="123" w:name="_Toc69562725"/>
      <w:bookmarkStart w:id="124" w:name="_Toc69648214"/>
      <w:bookmarkStart w:id="125" w:name="_Toc69651940"/>
      <w:bookmarkStart w:id="126" w:name="_Toc69667233"/>
      <w:bookmarkStart w:id="127" w:name="_Toc69672685"/>
      <w:bookmarkStart w:id="128" w:name="_Toc69672735"/>
      <w:bookmarkStart w:id="129" w:name="_Toc69675494"/>
      <w:bookmarkStart w:id="130" w:name="_Toc70062833"/>
      <w:bookmarkStart w:id="131" w:name="_Toc70062877"/>
      <w:bookmarkStart w:id="132" w:name="_Toc70264528"/>
      <w:bookmarkStart w:id="133" w:name="_Toc70266967"/>
      <w:bookmarkStart w:id="134" w:name="_Toc70274423"/>
      <w:bookmarkStart w:id="135" w:name="_Toc70277058"/>
      <w:bookmarkStart w:id="136" w:name="_Toc70278306"/>
      <w:bookmarkStart w:id="137" w:name="_Toc70286131"/>
      <w:bookmarkStart w:id="138" w:name="_Toc7028623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2F7C03ED" w14:textId="77777777" w:rsidR="00092664" w:rsidRPr="00092664" w:rsidRDefault="00092664" w:rsidP="00092664">
      <w:pPr>
        <w:pStyle w:val="aa"/>
        <w:keepNext/>
        <w:keepLines/>
        <w:numPr>
          <w:ilvl w:val="1"/>
          <w:numId w:val="30"/>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39" w:name="_Toc69559989"/>
      <w:bookmarkStart w:id="140" w:name="_Toc69562060"/>
      <w:bookmarkStart w:id="141" w:name="_Toc69562682"/>
      <w:bookmarkStart w:id="142" w:name="_Toc69562726"/>
      <w:bookmarkStart w:id="143" w:name="_Toc69648215"/>
      <w:bookmarkStart w:id="144" w:name="_Toc69651941"/>
      <w:bookmarkStart w:id="145" w:name="_Toc69667234"/>
      <w:bookmarkStart w:id="146" w:name="_Toc69672686"/>
      <w:bookmarkStart w:id="147" w:name="_Toc69672736"/>
      <w:bookmarkStart w:id="148" w:name="_Toc69675495"/>
      <w:bookmarkStart w:id="149" w:name="_Toc70062834"/>
      <w:bookmarkStart w:id="150" w:name="_Toc70062878"/>
      <w:bookmarkStart w:id="151" w:name="_Toc70264529"/>
      <w:bookmarkStart w:id="152" w:name="_Toc70266968"/>
      <w:bookmarkStart w:id="153" w:name="_Toc70274424"/>
      <w:bookmarkStart w:id="154" w:name="_Toc70277059"/>
      <w:bookmarkStart w:id="155" w:name="_Toc70278307"/>
      <w:bookmarkStart w:id="156" w:name="_Toc70286132"/>
      <w:bookmarkStart w:id="157" w:name="_Toc70286240"/>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03233412" w14:textId="7582A189" w:rsidR="00447CD8" w:rsidRPr="00092664" w:rsidRDefault="00447CD8" w:rsidP="00092664">
      <w:pPr>
        <w:pStyle w:val="2"/>
        <w:numPr>
          <w:ilvl w:val="2"/>
          <w:numId w:val="30"/>
        </w:numPr>
        <w:rPr>
          <w:rFonts w:ascii="Times New Roman" w:hAnsi="Times New Roman" w:cs="Times New Roman"/>
          <w:b/>
          <w:color w:val="000000" w:themeColor="text1"/>
          <w:sz w:val="28"/>
          <w:szCs w:val="28"/>
        </w:rPr>
      </w:pPr>
      <w:bookmarkStart w:id="158" w:name="_Toc70286241"/>
      <w:r w:rsidRPr="00092664">
        <w:rPr>
          <w:rFonts w:ascii="Times New Roman" w:hAnsi="Times New Roman" w:cs="Times New Roman"/>
          <w:b/>
          <w:color w:val="000000" w:themeColor="text1"/>
          <w:sz w:val="28"/>
          <w:szCs w:val="28"/>
        </w:rPr>
        <w:t>ABAP</w:t>
      </w:r>
      <w:bookmarkEnd w:id="158"/>
    </w:p>
    <w:p w14:paraId="0A90DD5C" w14:textId="77777777" w:rsidR="00447CD8" w:rsidRPr="00447CD8" w:rsidRDefault="00447CD8" w:rsidP="00447CD8">
      <w:pPr>
        <w:pStyle w:val="aa"/>
        <w:ind w:left="1224"/>
        <w:jc w:val="both"/>
        <w:rPr>
          <w:rFonts w:eastAsia="Times New Roman" w:cs="Times New Roman"/>
          <w:b/>
          <w:szCs w:val="28"/>
          <w:lang w:eastAsia="ru-RU"/>
        </w:rPr>
      </w:pPr>
    </w:p>
    <w:p w14:paraId="381FF884" w14:textId="037AEE38" w:rsidR="009B7E6C" w:rsidRPr="00447CD8" w:rsidRDefault="00447CD8" w:rsidP="009B7E6C">
      <w:pPr>
        <w:pStyle w:val="aa"/>
        <w:spacing w:after="0"/>
        <w:ind w:left="0" w:firstLine="709"/>
        <w:jc w:val="both"/>
        <w:rPr>
          <w:rFonts w:ascii="Times New Roman" w:hAnsi="Times New Roman" w:cs="Times New Roman"/>
          <w:sz w:val="28"/>
          <w:szCs w:val="28"/>
        </w:rPr>
      </w:pPr>
      <w:r w:rsidRPr="00447CD8">
        <w:rPr>
          <w:rFonts w:ascii="Times New Roman" w:hAnsi="Times New Roman" w:cs="Times New Roman"/>
          <w:sz w:val="28"/>
          <w:szCs w:val="28"/>
        </w:rPr>
        <w:t xml:space="preserve">Корпоративная информационная система SAP </w:t>
      </w:r>
      <w:r w:rsidRPr="00447CD8">
        <w:rPr>
          <w:rFonts w:ascii="Times New Roman" w:hAnsi="Times New Roman" w:cs="Times New Roman"/>
          <w:sz w:val="28"/>
          <w:szCs w:val="28"/>
          <w:lang w:val="en-US"/>
        </w:rPr>
        <w:t>S</w:t>
      </w:r>
      <w:r w:rsidRPr="00447CD8">
        <w:rPr>
          <w:rFonts w:ascii="Times New Roman" w:hAnsi="Times New Roman" w:cs="Times New Roman"/>
          <w:sz w:val="28"/>
          <w:szCs w:val="28"/>
        </w:rPr>
        <w:t xml:space="preserve"> / 4 </w:t>
      </w:r>
      <w:r w:rsidRPr="00447CD8">
        <w:rPr>
          <w:rFonts w:ascii="Times New Roman" w:hAnsi="Times New Roman" w:cs="Times New Roman"/>
          <w:sz w:val="28"/>
          <w:szCs w:val="28"/>
          <w:lang w:val="en-US"/>
        </w:rPr>
        <w:t>HANA</w:t>
      </w:r>
      <w:r w:rsidRPr="00447CD8">
        <w:rPr>
          <w:rFonts w:ascii="Times New Roman" w:hAnsi="Times New Roman" w:cs="Times New Roman"/>
          <w:sz w:val="28"/>
          <w:szCs w:val="28"/>
        </w:rPr>
        <w:t xml:space="preserve"> фирмы SAP AG предназначена для автоматизации бизнес-процессов на средних и крупных предприятиях. Она фактически стала стандартом информатизации самых крупных корпораций во всем мире и, в настоящее время, широко используется крупнейшими российскими предприятиями. Система </w:t>
      </w:r>
      <w:r w:rsidRPr="00447CD8">
        <w:rPr>
          <w:rFonts w:ascii="Times New Roman" w:hAnsi="Times New Roman" w:cs="Times New Roman"/>
          <w:sz w:val="28"/>
          <w:szCs w:val="28"/>
          <w:lang w:val="en-US"/>
        </w:rPr>
        <w:t>S</w:t>
      </w:r>
      <w:r w:rsidRPr="00447CD8">
        <w:rPr>
          <w:rFonts w:ascii="Times New Roman" w:hAnsi="Times New Roman" w:cs="Times New Roman"/>
          <w:sz w:val="28"/>
          <w:szCs w:val="28"/>
        </w:rPr>
        <w:t xml:space="preserve"> / 4 </w:t>
      </w:r>
      <w:r w:rsidRPr="00447CD8">
        <w:rPr>
          <w:rFonts w:ascii="Times New Roman" w:hAnsi="Times New Roman" w:cs="Times New Roman"/>
          <w:sz w:val="28"/>
          <w:szCs w:val="28"/>
          <w:lang w:val="en-US"/>
        </w:rPr>
        <w:t>HANA</w:t>
      </w:r>
      <w:r w:rsidRPr="00447CD8">
        <w:rPr>
          <w:rFonts w:ascii="Times New Roman" w:hAnsi="Times New Roman" w:cs="Times New Roman"/>
          <w:sz w:val="28"/>
          <w:szCs w:val="28"/>
        </w:rPr>
        <w:t xml:space="preserve"> 3 обеспечивает выполнение всех рутинных операций по управлению любыми подразделениями предприятия в их взаимосвязи. Это позволяет руководству сосредоточиться на перспективных целях и контроле выполнения стратегических планов. В корпоративной информационной системе SAP R/3 заложено большинство возможных процессов управления, применимых на любом предприятии, в форме готовых технологических решений. Для создания прикладной системы настроить эти решения, называемые «лучшими методиками» для удовлетворения требований конкретного предприятия. Эту работу выполняют консультанты SAP по </w:t>
      </w:r>
      <w:proofErr w:type="spellStart"/>
      <w:r w:rsidRPr="00447CD8">
        <w:rPr>
          <w:rFonts w:ascii="Times New Roman" w:hAnsi="Times New Roman" w:cs="Times New Roman"/>
          <w:sz w:val="28"/>
          <w:szCs w:val="28"/>
        </w:rPr>
        <w:t>функциональностям</w:t>
      </w:r>
      <w:proofErr w:type="spellEnd"/>
      <w:r w:rsidRPr="00447CD8">
        <w:rPr>
          <w:rFonts w:ascii="Times New Roman" w:hAnsi="Times New Roman" w:cs="Times New Roman"/>
          <w:sz w:val="28"/>
          <w:szCs w:val="28"/>
        </w:rPr>
        <w:t xml:space="preserve">. Такой консультант выбирает подходящую деловую практику, представленную в репозитарии системы, и настраивает ее параметры в окнах специальных экранов. В результате в системе инициализируется один из десятков тысяч модулей, реализующих «лучшие методики» управления. Не настроенные модули реализуют стандартную обработку в бизнес-процессах и также </w:t>
      </w:r>
      <w:r w:rsidRPr="00447CD8">
        <w:rPr>
          <w:rFonts w:ascii="Times New Roman" w:hAnsi="Times New Roman" w:cs="Times New Roman"/>
          <w:sz w:val="28"/>
          <w:szCs w:val="28"/>
        </w:rPr>
        <w:lastRenderedPageBreak/>
        <w:t xml:space="preserve">участвуют в бизнес-сценариях. Прикладная корпоративная информационная система состоит из множества модулей со стандартными и специальными настройками. Вся система </w:t>
      </w:r>
      <w:r w:rsidRPr="00447CD8">
        <w:rPr>
          <w:rFonts w:ascii="Times New Roman" w:hAnsi="Times New Roman" w:cs="Times New Roman"/>
          <w:sz w:val="28"/>
          <w:szCs w:val="28"/>
          <w:lang w:val="en-US"/>
        </w:rPr>
        <w:t>S</w:t>
      </w:r>
      <w:r w:rsidRPr="00447CD8">
        <w:rPr>
          <w:rFonts w:ascii="Times New Roman" w:hAnsi="Times New Roman" w:cs="Times New Roman"/>
          <w:sz w:val="28"/>
          <w:szCs w:val="28"/>
        </w:rPr>
        <w:t xml:space="preserve"> / 4 </w:t>
      </w:r>
      <w:r w:rsidRPr="00447CD8">
        <w:rPr>
          <w:rFonts w:ascii="Times New Roman" w:hAnsi="Times New Roman" w:cs="Times New Roman"/>
          <w:sz w:val="28"/>
          <w:szCs w:val="28"/>
          <w:lang w:val="en-US"/>
        </w:rPr>
        <w:t>HANA</w:t>
      </w:r>
      <w:r w:rsidRPr="00447CD8">
        <w:rPr>
          <w:rFonts w:ascii="Times New Roman" w:hAnsi="Times New Roman" w:cs="Times New Roman"/>
          <w:sz w:val="28"/>
          <w:szCs w:val="28"/>
        </w:rPr>
        <w:t xml:space="preserve"> написана на языке АВАР. Коды всех модулей и функций, как настроенных, так и стандартных, доступны разработчику. Обычно они не требуют вмешательства на уровне ручного программирования. Если необходимость такого вмешательства все-таки возникает, то от программистов требуются глубокие знания в объектной структуре языка и взаимосвязях модулей системы. Кроме того, фирмой 4 поддерживаются только заранее предусмотренные расширения программного кода, вставляемые в специально подготовленные места модулей с учетом строгих требований. Эти возможности не документированы и изучаются разработчиками конкретных </w:t>
      </w:r>
      <w:proofErr w:type="spellStart"/>
      <w:r w:rsidRPr="00447CD8">
        <w:rPr>
          <w:rFonts w:ascii="Times New Roman" w:hAnsi="Times New Roman" w:cs="Times New Roman"/>
          <w:sz w:val="28"/>
          <w:szCs w:val="28"/>
        </w:rPr>
        <w:t>функциональностей</w:t>
      </w:r>
      <w:proofErr w:type="spellEnd"/>
      <w:r w:rsidRPr="00447CD8">
        <w:rPr>
          <w:rFonts w:ascii="Times New Roman" w:hAnsi="Times New Roman" w:cs="Times New Roman"/>
          <w:sz w:val="28"/>
          <w:szCs w:val="28"/>
        </w:rPr>
        <w:t xml:space="preserve"> непосредственно по кодам настраиваемых модулей. В понятие языка АВАР включается целый комплекс средств подготовки, тестирования и хранения программных разработок.</w:t>
      </w:r>
    </w:p>
    <w:p w14:paraId="7A047BA4" w14:textId="2755BD42" w:rsidR="00447CD8" w:rsidRPr="00447CD8" w:rsidRDefault="00447CD8" w:rsidP="009B7E6C">
      <w:pPr>
        <w:pStyle w:val="aa"/>
        <w:spacing w:after="0"/>
        <w:ind w:left="0" w:firstLine="709"/>
        <w:jc w:val="both"/>
        <w:rPr>
          <w:rFonts w:ascii="Times New Roman" w:hAnsi="Times New Roman" w:cs="Times New Roman"/>
          <w:sz w:val="28"/>
          <w:szCs w:val="28"/>
        </w:rPr>
      </w:pPr>
      <w:r w:rsidRPr="00447CD8">
        <w:rPr>
          <w:rFonts w:ascii="Times New Roman" w:hAnsi="Times New Roman" w:cs="Times New Roman"/>
          <w:sz w:val="28"/>
          <w:szCs w:val="28"/>
        </w:rPr>
        <w:t xml:space="preserve">Наконец, это система управления </w:t>
      </w:r>
      <w:r w:rsidRPr="00447CD8">
        <w:rPr>
          <w:rFonts w:ascii="Times New Roman" w:hAnsi="Times New Roman" w:cs="Times New Roman"/>
          <w:sz w:val="28"/>
          <w:szCs w:val="28"/>
          <w:lang w:val="en-US"/>
        </w:rPr>
        <w:t>S</w:t>
      </w:r>
      <w:r w:rsidRPr="00447CD8">
        <w:rPr>
          <w:rFonts w:ascii="Times New Roman" w:hAnsi="Times New Roman" w:cs="Times New Roman"/>
          <w:sz w:val="28"/>
          <w:szCs w:val="28"/>
        </w:rPr>
        <w:t xml:space="preserve"> / 4 </w:t>
      </w:r>
      <w:r w:rsidRPr="00447CD8">
        <w:rPr>
          <w:rFonts w:ascii="Times New Roman" w:hAnsi="Times New Roman" w:cs="Times New Roman"/>
          <w:sz w:val="28"/>
          <w:szCs w:val="28"/>
          <w:lang w:val="en-US"/>
        </w:rPr>
        <w:t>HANA</w:t>
      </w:r>
      <w:r w:rsidRPr="00447CD8">
        <w:rPr>
          <w:rFonts w:ascii="Times New Roman" w:hAnsi="Times New Roman" w:cs="Times New Roman"/>
          <w:sz w:val="28"/>
          <w:szCs w:val="28"/>
        </w:rPr>
        <w:t xml:space="preserve">, обеспечивающая надежность включения новых разработок в действующую корпоративную информационную систему </w:t>
      </w:r>
      <w:r w:rsidRPr="00447CD8">
        <w:rPr>
          <w:rFonts w:ascii="Times New Roman" w:hAnsi="Times New Roman" w:cs="Times New Roman"/>
          <w:sz w:val="28"/>
          <w:szCs w:val="28"/>
          <w:lang w:val="en-US"/>
        </w:rPr>
        <w:t>S</w:t>
      </w:r>
      <w:r w:rsidRPr="00447CD8">
        <w:rPr>
          <w:rFonts w:ascii="Times New Roman" w:hAnsi="Times New Roman" w:cs="Times New Roman"/>
          <w:sz w:val="28"/>
          <w:szCs w:val="28"/>
        </w:rPr>
        <w:t xml:space="preserve"> / 4 </w:t>
      </w:r>
      <w:r w:rsidRPr="00447CD8">
        <w:rPr>
          <w:rFonts w:ascii="Times New Roman" w:hAnsi="Times New Roman" w:cs="Times New Roman"/>
          <w:sz w:val="28"/>
          <w:szCs w:val="28"/>
          <w:lang w:val="en-US"/>
        </w:rPr>
        <w:t>HANA</w:t>
      </w:r>
      <w:r w:rsidRPr="00447CD8">
        <w:rPr>
          <w:rFonts w:ascii="Times New Roman" w:hAnsi="Times New Roman" w:cs="Times New Roman"/>
          <w:sz w:val="28"/>
          <w:szCs w:val="28"/>
        </w:rPr>
        <w:t>. Надежность в данном случае подразумевает проверки: целостности баз данных, актуальности данных и программных текстов, непротиворечивости функционирующих программных элементов системы и вновь подключаемых программ и тому подобное.</w:t>
      </w:r>
    </w:p>
    <w:p w14:paraId="4D2D6D21" w14:textId="557F5CEE" w:rsidR="00447CD8" w:rsidRDefault="00447CD8" w:rsidP="009B7E6C">
      <w:pPr>
        <w:pStyle w:val="aa"/>
        <w:spacing w:after="0"/>
        <w:ind w:left="0" w:firstLine="709"/>
        <w:jc w:val="both"/>
        <w:rPr>
          <w:rFonts w:ascii="Times New Roman" w:hAnsi="Times New Roman" w:cs="Times New Roman"/>
          <w:sz w:val="28"/>
          <w:szCs w:val="28"/>
        </w:rPr>
      </w:pPr>
      <w:r w:rsidRPr="00447CD8">
        <w:rPr>
          <w:rFonts w:ascii="Times New Roman" w:hAnsi="Times New Roman" w:cs="Times New Roman"/>
          <w:sz w:val="28"/>
          <w:szCs w:val="28"/>
        </w:rPr>
        <w:t xml:space="preserve">Среда разработки системы </w:t>
      </w:r>
      <w:r w:rsidRPr="00447CD8">
        <w:rPr>
          <w:rFonts w:ascii="Times New Roman" w:hAnsi="Times New Roman" w:cs="Times New Roman"/>
          <w:sz w:val="28"/>
          <w:szCs w:val="28"/>
          <w:lang w:val="en-US"/>
        </w:rPr>
        <w:t>S</w:t>
      </w:r>
      <w:r w:rsidRPr="00447CD8">
        <w:rPr>
          <w:rFonts w:ascii="Times New Roman" w:hAnsi="Times New Roman" w:cs="Times New Roman"/>
          <w:sz w:val="28"/>
          <w:szCs w:val="28"/>
        </w:rPr>
        <w:t xml:space="preserve"> / 4 </w:t>
      </w:r>
      <w:r w:rsidRPr="00447CD8">
        <w:rPr>
          <w:rFonts w:ascii="Times New Roman" w:hAnsi="Times New Roman" w:cs="Times New Roman"/>
          <w:sz w:val="28"/>
          <w:szCs w:val="28"/>
          <w:lang w:val="en-US"/>
        </w:rPr>
        <w:t>HANA</w:t>
      </w:r>
      <w:r w:rsidRPr="00447CD8">
        <w:rPr>
          <w:rFonts w:ascii="Times New Roman" w:hAnsi="Times New Roman" w:cs="Times New Roman"/>
          <w:sz w:val="28"/>
          <w:szCs w:val="28"/>
        </w:rPr>
        <w:t xml:space="preserve"> представляет собой полностью интегрированный набор средств разработки, функций, языков программирования и словаря данных, объединенных вместе под названием АВАР-инструментальные средства» АВАР-инструментальные средства являются ядром всех бизнес-приложений системы </w:t>
      </w:r>
      <w:r w:rsidRPr="00447CD8">
        <w:rPr>
          <w:rFonts w:ascii="Times New Roman" w:hAnsi="Times New Roman" w:cs="Times New Roman"/>
          <w:sz w:val="28"/>
          <w:szCs w:val="28"/>
          <w:lang w:val="en-US"/>
        </w:rPr>
        <w:t>S</w:t>
      </w:r>
      <w:r w:rsidRPr="00447CD8">
        <w:rPr>
          <w:rFonts w:ascii="Times New Roman" w:hAnsi="Times New Roman" w:cs="Times New Roman"/>
          <w:sz w:val="28"/>
          <w:szCs w:val="28"/>
        </w:rPr>
        <w:t xml:space="preserve"> / 4 </w:t>
      </w:r>
      <w:r w:rsidRPr="00447CD8">
        <w:rPr>
          <w:rFonts w:ascii="Times New Roman" w:hAnsi="Times New Roman" w:cs="Times New Roman"/>
          <w:sz w:val="28"/>
          <w:szCs w:val="28"/>
          <w:lang w:val="en-US"/>
        </w:rPr>
        <w:t>HANA</w:t>
      </w:r>
      <w:r w:rsidRPr="00447CD8">
        <w:rPr>
          <w:rFonts w:ascii="Times New Roman" w:hAnsi="Times New Roman" w:cs="Times New Roman"/>
          <w:sz w:val="28"/>
          <w:szCs w:val="28"/>
        </w:rPr>
        <w:t xml:space="preserve"> и основой для создания дополнительных функций и приложений. АВАР -инструментальные средства представляют собой такую среду разработки, которая охватывает все стадии создания проекта. Необходимо отметить, что подавляющее боль</w:t>
      </w:r>
      <w:r w:rsidRPr="00447CD8">
        <w:rPr>
          <w:rFonts w:ascii="Times New Roman" w:hAnsi="Times New Roman" w:cs="Times New Roman"/>
          <w:sz w:val="28"/>
          <w:szCs w:val="28"/>
        </w:rPr>
        <w:lastRenderedPageBreak/>
        <w:t xml:space="preserve">шинство элементов программного обеспечения системы </w:t>
      </w:r>
      <w:r w:rsidRPr="00447CD8">
        <w:rPr>
          <w:rFonts w:ascii="Times New Roman" w:hAnsi="Times New Roman" w:cs="Times New Roman"/>
          <w:sz w:val="28"/>
          <w:szCs w:val="28"/>
          <w:lang w:val="en-US"/>
        </w:rPr>
        <w:t>S</w:t>
      </w:r>
      <w:r w:rsidRPr="00447CD8">
        <w:rPr>
          <w:rFonts w:ascii="Times New Roman" w:hAnsi="Times New Roman" w:cs="Times New Roman"/>
          <w:sz w:val="28"/>
          <w:szCs w:val="28"/>
        </w:rPr>
        <w:t xml:space="preserve"> / 4 </w:t>
      </w:r>
      <w:r w:rsidRPr="00447CD8">
        <w:rPr>
          <w:rFonts w:ascii="Times New Roman" w:hAnsi="Times New Roman" w:cs="Times New Roman"/>
          <w:sz w:val="28"/>
          <w:szCs w:val="28"/>
          <w:lang w:val="en-US"/>
        </w:rPr>
        <w:t>HANA</w:t>
      </w:r>
      <w:r w:rsidRPr="00447CD8">
        <w:rPr>
          <w:rFonts w:ascii="Times New Roman" w:hAnsi="Times New Roman" w:cs="Times New Roman"/>
          <w:sz w:val="28"/>
          <w:szCs w:val="28"/>
        </w:rPr>
        <w:t xml:space="preserve"> написано на языке АВАР. Любой из этих элементов можно вызвать в редактор АВАР, изучать и проанализировать его деятельность, установить связь с другими элементами окружения. Редактор программ на языке АВАР поддерживает также правила регистрации программ, обеспечивает права доступа к программам и не позволяет пользователям, не обладающим соответствующими правами, вмешиваться в текст зарегистрированных программ.</w:t>
      </w:r>
    </w:p>
    <w:p w14:paraId="7288B8A2" w14:textId="77777777" w:rsidR="00447CD8" w:rsidRDefault="00447CD8" w:rsidP="009B7E6C">
      <w:pPr>
        <w:pStyle w:val="aa"/>
        <w:spacing w:after="0"/>
        <w:ind w:left="0" w:firstLine="709"/>
        <w:jc w:val="both"/>
        <w:rPr>
          <w:rFonts w:ascii="Times New Roman" w:hAnsi="Times New Roman" w:cs="Times New Roman"/>
          <w:sz w:val="28"/>
          <w:szCs w:val="28"/>
        </w:rPr>
      </w:pPr>
    </w:p>
    <w:p w14:paraId="144E450B" w14:textId="77777777" w:rsidR="00447CD8" w:rsidRPr="00092664" w:rsidRDefault="00447CD8" w:rsidP="00092664">
      <w:pPr>
        <w:pStyle w:val="2"/>
        <w:numPr>
          <w:ilvl w:val="2"/>
          <w:numId w:val="30"/>
        </w:numPr>
        <w:rPr>
          <w:rFonts w:ascii="Times New Roman" w:hAnsi="Times New Roman" w:cs="Times New Roman"/>
          <w:b/>
          <w:color w:val="000000" w:themeColor="text1"/>
          <w:sz w:val="28"/>
          <w:szCs w:val="28"/>
        </w:rPr>
      </w:pPr>
      <w:bookmarkStart w:id="159" w:name="_Toc70286242"/>
      <w:r w:rsidRPr="00092664">
        <w:rPr>
          <w:rFonts w:ascii="Times New Roman" w:hAnsi="Times New Roman" w:cs="Times New Roman"/>
          <w:b/>
          <w:color w:val="000000" w:themeColor="text1"/>
          <w:sz w:val="28"/>
          <w:szCs w:val="28"/>
        </w:rPr>
        <w:t>SAP HANA</w:t>
      </w:r>
      <w:bookmarkEnd w:id="159"/>
    </w:p>
    <w:p w14:paraId="0220111F" w14:textId="77777777" w:rsidR="00447CD8" w:rsidRDefault="00447CD8" w:rsidP="009B7E6C">
      <w:pPr>
        <w:pStyle w:val="aa"/>
        <w:spacing w:after="0"/>
        <w:ind w:left="0" w:firstLine="709"/>
        <w:jc w:val="both"/>
        <w:rPr>
          <w:rFonts w:ascii="Times New Roman" w:hAnsi="Times New Roman" w:cs="Times New Roman"/>
          <w:sz w:val="28"/>
          <w:szCs w:val="28"/>
        </w:rPr>
      </w:pPr>
    </w:p>
    <w:p w14:paraId="23B6122C"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В традиционных приложениях SAP все данные хранятся на уровне базы данных и выполняются вычисления. Результаты отображаются на прикладном уровне. Большая часть времени обработки запросов включает вычисления и агрегации. Рекомендуется использовать всю логику приложения на уровне базы данных, чтобы повысить производительность выполнения запросов.</w:t>
      </w:r>
    </w:p>
    <w:p w14:paraId="1AE3D8E9" w14:textId="5B3D9163"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Приложения, основанные на SAP HANA, обеспечивают наилучшую производительность приложений, посылая выполнение в базу данных, насколько это возможно. Все данные хранятся в базе данных в памяти, поэтому чтение данных происходит намного быстрее по сравнению с обычной базой данных</w:t>
      </w:r>
      <w:r w:rsidR="00A85700" w:rsidRPr="00A85700">
        <w:rPr>
          <w:rFonts w:ascii="Times New Roman" w:hAnsi="Times New Roman" w:cs="Times New Roman"/>
          <w:sz w:val="28"/>
          <w:szCs w:val="28"/>
        </w:rPr>
        <w:t xml:space="preserve"> (рисунок</w:t>
      </w:r>
      <w:r w:rsidR="00A85700">
        <w:rPr>
          <w:rFonts w:ascii="Times New Roman" w:hAnsi="Times New Roman" w:cs="Times New Roman"/>
          <w:sz w:val="28"/>
          <w:szCs w:val="28"/>
        </w:rPr>
        <w:t xml:space="preserve"> 3.</w:t>
      </w:r>
      <w:r w:rsidR="00A85700" w:rsidRPr="00A85700">
        <w:rPr>
          <w:rFonts w:ascii="Times New Roman" w:hAnsi="Times New Roman" w:cs="Times New Roman"/>
          <w:sz w:val="28"/>
          <w:szCs w:val="28"/>
        </w:rPr>
        <w:t>1)</w:t>
      </w:r>
      <w:r w:rsidRPr="00A85700">
        <w:rPr>
          <w:rFonts w:ascii="Times New Roman" w:hAnsi="Times New Roman" w:cs="Times New Roman"/>
          <w:sz w:val="28"/>
          <w:szCs w:val="28"/>
        </w:rPr>
        <w:t>.</w:t>
      </w:r>
    </w:p>
    <w:p w14:paraId="19A8F072" w14:textId="77777777" w:rsidR="00A85700" w:rsidRDefault="00A85700"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noProof/>
          <w:sz w:val="28"/>
          <w:szCs w:val="28"/>
          <w:lang w:eastAsia="ru-RU"/>
        </w:rPr>
        <w:drawing>
          <wp:inline distT="0" distB="0" distL="0" distR="0" wp14:anchorId="56BAD85C" wp14:editId="590B181D">
            <wp:extent cx="4800600" cy="1838325"/>
            <wp:effectExtent l="0" t="0" r="0" b="9525"/>
            <wp:docPr id="8" name="Picture 8" descr="SAP H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HAN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0" cy="1838325"/>
                    </a:xfrm>
                    <a:prstGeom prst="rect">
                      <a:avLst/>
                    </a:prstGeom>
                    <a:noFill/>
                    <a:ln>
                      <a:noFill/>
                    </a:ln>
                  </pic:spPr>
                </pic:pic>
              </a:graphicData>
            </a:graphic>
          </wp:inline>
        </w:drawing>
      </w:r>
    </w:p>
    <w:p w14:paraId="60FB53F0" w14:textId="77777777" w:rsidR="00A85700" w:rsidRDefault="00A85700" w:rsidP="00A85700">
      <w:pPr>
        <w:pStyle w:val="aa"/>
        <w:spacing w:after="0"/>
        <w:ind w:left="0" w:firstLine="709"/>
        <w:jc w:val="both"/>
        <w:rPr>
          <w:rFonts w:ascii="Times New Roman" w:hAnsi="Times New Roman" w:cs="Times New Roman"/>
          <w:sz w:val="28"/>
          <w:szCs w:val="28"/>
        </w:rPr>
      </w:pPr>
    </w:p>
    <w:p w14:paraId="4ADB7A9A" w14:textId="587DE6A7" w:rsidR="00A85700" w:rsidRPr="00A85700" w:rsidRDefault="00A85700" w:rsidP="00A85700">
      <w:pPr>
        <w:shd w:val="clear" w:color="auto" w:fill="FFFFFF"/>
        <w:spacing w:line="240" w:lineRule="auto"/>
        <w:ind w:left="360"/>
        <w:jc w:val="center"/>
        <w:rPr>
          <w:rFonts w:ascii="Times New Roman" w:hAnsi="Times New Roman" w:cs="Times New Roman"/>
          <w:sz w:val="28"/>
          <w:szCs w:val="28"/>
        </w:rPr>
      </w:pPr>
      <w:r w:rsidRPr="00A85700">
        <w:rPr>
          <w:rFonts w:ascii="Times New Roman" w:hAnsi="Times New Roman" w:cs="Times New Roman"/>
          <w:sz w:val="28"/>
          <w:szCs w:val="28"/>
        </w:rPr>
        <w:t xml:space="preserve">Рисунок 3.1 – </w:t>
      </w:r>
      <w:r>
        <w:rPr>
          <w:rFonts w:ascii="Times New Roman" w:hAnsi="Times New Roman" w:cs="Times New Roman"/>
          <w:sz w:val="28"/>
          <w:szCs w:val="28"/>
        </w:rPr>
        <w:t>схема вычислений</w:t>
      </w:r>
    </w:p>
    <w:p w14:paraId="05DA2FE7" w14:textId="77777777" w:rsidR="00A85700" w:rsidRPr="00A85700" w:rsidRDefault="00A85700" w:rsidP="00A85700">
      <w:pPr>
        <w:spacing w:after="0"/>
        <w:jc w:val="both"/>
        <w:rPr>
          <w:rFonts w:ascii="Times New Roman" w:hAnsi="Times New Roman" w:cs="Times New Roman"/>
          <w:sz w:val="28"/>
          <w:szCs w:val="28"/>
        </w:rPr>
      </w:pPr>
    </w:p>
    <w:p w14:paraId="404E62E6" w14:textId="6A2F6475" w:rsidR="00A85700"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SAP HANA поддерживает репликацию данных в реальном времени и, следовательно, устраняет ненужные задержки и сложность загрузки данных.</w:t>
      </w:r>
    </w:p>
    <w:p w14:paraId="69DEC101" w14:textId="19A47679"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Преимущества использования SAP HANA</w:t>
      </w:r>
      <w:r w:rsidR="00A85700">
        <w:rPr>
          <w:rFonts w:ascii="Times New Roman" w:hAnsi="Times New Roman" w:cs="Times New Roman"/>
          <w:sz w:val="28"/>
          <w:szCs w:val="28"/>
        </w:rPr>
        <w:t>.</w:t>
      </w:r>
      <w:r w:rsidR="00AF66C3">
        <w:rPr>
          <w:rFonts w:ascii="Times New Roman" w:hAnsi="Times New Roman" w:cs="Times New Roman"/>
          <w:sz w:val="28"/>
          <w:szCs w:val="28"/>
        </w:rPr>
        <w:t xml:space="preserve"> </w:t>
      </w:r>
      <w:r w:rsidRPr="00A85700">
        <w:rPr>
          <w:rFonts w:ascii="Times New Roman" w:hAnsi="Times New Roman" w:cs="Times New Roman"/>
          <w:sz w:val="28"/>
          <w:szCs w:val="28"/>
        </w:rPr>
        <w:t>Ниже приведены преимущества использования SAP HANA в качестве базовой базы данных.</w:t>
      </w:r>
    </w:p>
    <w:p w14:paraId="219F4105"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Анализ данных в реальном времени</w:t>
      </w:r>
    </w:p>
    <w:p w14:paraId="758E27BE"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Устранение ненужной сложности оборудования</w:t>
      </w:r>
    </w:p>
    <w:p w14:paraId="69979670"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Нет задержки в базе данных из-за ночных заданий ETL</w:t>
      </w:r>
    </w:p>
    <w:p w14:paraId="77732E9C"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База данных в памяти</w:t>
      </w:r>
    </w:p>
    <w:p w14:paraId="18D01467"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Хранилище столбцов поддерживает вычисления на ходу</w:t>
      </w:r>
    </w:p>
    <w:p w14:paraId="01AB8578"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Параллельная обработка</w:t>
      </w:r>
    </w:p>
    <w:p w14:paraId="2C2BFC1A" w14:textId="77777777" w:rsidR="00447CD8"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Сжатие данных</w:t>
      </w:r>
    </w:p>
    <w:p w14:paraId="5561C0C5" w14:textId="77777777" w:rsidR="00AF66C3" w:rsidRDefault="00AF66C3" w:rsidP="00AF66C3">
      <w:pPr>
        <w:spacing w:after="0"/>
        <w:jc w:val="both"/>
        <w:rPr>
          <w:rFonts w:ascii="Times New Roman" w:eastAsia="Times New Roman" w:hAnsi="Times New Roman" w:cs="Times New Roman"/>
          <w:sz w:val="28"/>
          <w:szCs w:val="28"/>
          <w:lang w:eastAsia="ru-RU"/>
        </w:rPr>
      </w:pPr>
    </w:p>
    <w:p w14:paraId="3B55555A" w14:textId="77777777" w:rsidR="000521DE" w:rsidRDefault="00AF66C3" w:rsidP="000521DE">
      <w:pPr>
        <w:pStyle w:val="aa"/>
        <w:spacing w:after="0"/>
        <w:ind w:left="0" w:firstLine="709"/>
        <w:jc w:val="both"/>
        <w:rPr>
          <w:rFonts w:ascii="Times New Roman" w:hAnsi="Times New Roman" w:cs="Times New Roman"/>
          <w:sz w:val="28"/>
          <w:szCs w:val="28"/>
        </w:rPr>
      </w:pPr>
      <w:r w:rsidRPr="00AF66C3">
        <w:rPr>
          <w:rFonts w:ascii="Times New Roman" w:hAnsi="Times New Roman" w:cs="Times New Roman"/>
          <w:sz w:val="28"/>
          <w:szCs w:val="28"/>
        </w:rPr>
        <w:t xml:space="preserve">SAP HANA - это база данных использующая технологию </w:t>
      </w:r>
      <w:proofErr w:type="spellStart"/>
      <w:r w:rsidRPr="00AF66C3">
        <w:rPr>
          <w:rFonts w:ascii="Times New Roman" w:hAnsi="Times New Roman" w:cs="Times New Roman"/>
          <w:sz w:val="28"/>
          <w:szCs w:val="28"/>
        </w:rPr>
        <w:t>in-memory</w:t>
      </w:r>
      <w:proofErr w:type="spellEnd"/>
      <w:r w:rsidRPr="00AF66C3">
        <w:rPr>
          <w:rFonts w:ascii="Times New Roman" w:hAnsi="Times New Roman" w:cs="Times New Roman"/>
          <w:sz w:val="28"/>
          <w:szCs w:val="28"/>
        </w:rPr>
        <w:t>, специально разработанную для увеличения быстродействия приложений за счет расположения объектов в оперативной памяти и следовательно значительного увеличения скорости доступа из приложений к данным.</w:t>
      </w:r>
    </w:p>
    <w:p w14:paraId="3F280391" w14:textId="53B83B81" w:rsidR="00447CD8" w:rsidRPr="00A85700" w:rsidRDefault="000521DE" w:rsidP="000521DE">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W</w:t>
      </w:r>
      <w:r w:rsidR="00447CD8" w:rsidRPr="00A85700">
        <w:rPr>
          <w:rFonts w:ascii="Times New Roman" w:hAnsi="Times New Roman" w:cs="Times New Roman"/>
          <w:sz w:val="28"/>
          <w:szCs w:val="28"/>
        </w:rPr>
        <w:t xml:space="preserve">S / 4 HANA </w:t>
      </w:r>
      <w:proofErr w:type="spellStart"/>
      <w:r w:rsidR="00447CD8" w:rsidRPr="00A85700">
        <w:rPr>
          <w:rFonts w:ascii="Times New Roman" w:hAnsi="Times New Roman" w:cs="Times New Roman"/>
          <w:sz w:val="28"/>
          <w:szCs w:val="28"/>
        </w:rPr>
        <w:t>Business</w:t>
      </w:r>
      <w:proofErr w:type="spellEnd"/>
      <w:r w:rsidR="00447CD8" w:rsidRPr="00A85700">
        <w:rPr>
          <w:rFonts w:ascii="Times New Roman" w:hAnsi="Times New Roman" w:cs="Times New Roman"/>
          <w:sz w:val="28"/>
          <w:szCs w:val="28"/>
        </w:rPr>
        <w:t xml:space="preserve"> </w:t>
      </w:r>
      <w:proofErr w:type="spellStart"/>
      <w:r w:rsidR="00447CD8" w:rsidRPr="00A85700">
        <w:rPr>
          <w:rFonts w:ascii="Times New Roman" w:hAnsi="Times New Roman" w:cs="Times New Roman"/>
          <w:sz w:val="28"/>
          <w:szCs w:val="28"/>
        </w:rPr>
        <w:t>Suite</w:t>
      </w:r>
      <w:proofErr w:type="spellEnd"/>
      <w:r w:rsidR="00447CD8" w:rsidRPr="00A85700">
        <w:rPr>
          <w:rFonts w:ascii="Times New Roman" w:hAnsi="Times New Roman" w:cs="Times New Roman"/>
          <w:sz w:val="28"/>
          <w:szCs w:val="28"/>
        </w:rPr>
        <w:t xml:space="preserve"> основан на собственной платформе HANA для поддержки упрощенных моделей данных, без агрегатов, без индексов и т. Д. Он имеет интегрированный пользовательский интерфейс на основе </w:t>
      </w:r>
      <w:proofErr w:type="spellStart"/>
      <w:r w:rsidR="00447CD8" w:rsidRPr="00A85700">
        <w:rPr>
          <w:rFonts w:ascii="Times New Roman" w:hAnsi="Times New Roman" w:cs="Times New Roman"/>
          <w:sz w:val="28"/>
          <w:szCs w:val="28"/>
        </w:rPr>
        <w:t>Fiori</w:t>
      </w:r>
      <w:proofErr w:type="spellEnd"/>
      <w:r w:rsidR="00447CD8" w:rsidRPr="00A85700">
        <w:rPr>
          <w:rFonts w:ascii="Times New Roman" w:hAnsi="Times New Roman" w:cs="Times New Roman"/>
          <w:sz w:val="28"/>
          <w:szCs w:val="28"/>
        </w:rPr>
        <w:t xml:space="preserve"> и доступ на основе ролей для различных целей.</w:t>
      </w:r>
    </w:p>
    <w:p w14:paraId="7D1DB973"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 xml:space="preserve">S / 4 HANA основана на современной платформе в памяти и предлагает персонализированный пользовательский интерфейс на основе </w:t>
      </w:r>
      <w:proofErr w:type="spellStart"/>
      <w:r w:rsidRPr="00A85700">
        <w:rPr>
          <w:rFonts w:ascii="Times New Roman" w:hAnsi="Times New Roman" w:cs="Times New Roman"/>
          <w:sz w:val="28"/>
          <w:szCs w:val="28"/>
        </w:rPr>
        <w:t>Fiori</w:t>
      </w:r>
      <w:proofErr w:type="spellEnd"/>
      <w:r w:rsidRPr="00A85700">
        <w:rPr>
          <w:rFonts w:ascii="Times New Roman" w:hAnsi="Times New Roman" w:cs="Times New Roman"/>
          <w:sz w:val="28"/>
          <w:szCs w:val="28"/>
        </w:rPr>
        <w:t xml:space="preserve"> для доступа к решению на основе ролей. Его можно развернуть в облачной среде или локальном решении. Многие клиенты переходят с SAP </w:t>
      </w:r>
      <w:proofErr w:type="spellStart"/>
      <w:r w:rsidRPr="00A85700">
        <w:rPr>
          <w:rFonts w:ascii="Times New Roman" w:hAnsi="Times New Roman" w:cs="Times New Roman"/>
          <w:sz w:val="28"/>
          <w:szCs w:val="28"/>
        </w:rPr>
        <w:t>Business</w:t>
      </w:r>
      <w:proofErr w:type="spellEnd"/>
      <w:r w:rsidRPr="00A85700">
        <w:rPr>
          <w:rFonts w:ascii="Times New Roman" w:hAnsi="Times New Roman" w:cs="Times New Roman"/>
          <w:sz w:val="28"/>
          <w:szCs w:val="28"/>
        </w:rPr>
        <w:t xml:space="preserve"> </w:t>
      </w:r>
      <w:proofErr w:type="spellStart"/>
      <w:r w:rsidRPr="00A85700">
        <w:rPr>
          <w:rFonts w:ascii="Times New Roman" w:hAnsi="Times New Roman" w:cs="Times New Roman"/>
          <w:sz w:val="28"/>
          <w:szCs w:val="28"/>
        </w:rPr>
        <w:t>Suite</w:t>
      </w:r>
      <w:proofErr w:type="spellEnd"/>
      <w:r w:rsidRPr="00A85700">
        <w:rPr>
          <w:rFonts w:ascii="Times New Roman" w:hAnsi="Times New Roman" w:cs="Times New Roman"/>
          <w:sz w:val="28"/>
          <w:szCs w:val="28"/>
        </w:rPr>
        <w:t xml:space="preserve"> на S / 4 HANA, и для 75% клиентов на миграционный проект уходит в среднем 6 месяцев.</w:t>
      </w:r>
    </w:p>
    <w:p w14:paraId="78606C08"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 xml:space="preserve">SAP также предлагает проект быстрого развертывания SAP для быстрой миграции на платформу HANA и решение SAP </w:t>
      </w:r>
      <w:proofErr w:type="spellStart"/>
      <w:r w:rsidRPr="00A85700">
        <w:rPr>
          <w:rFonts w:ascii="Times New Roman" w:hAnsi="Times New Roman" w:cs="Times New Roman"/>
          <w:sz w:val="28"/>
          <w:szCs w:val="28"/>
        </w:rPr>
        <w:t>Simple</w:t>
      </w:r>
      <w:proofErr w:type="spellEnd"/>
      <w:r w:rsidRPr="00A85700">
        <w:rPr>
          <w:rFonts w:ascii="Times New Roman" w:hAnsi="Times New Roman" w:cs="Times New Roman"/>
          <w:sz w:val="28"/>
          <w:szCs w:val="28"/>
        </w:rPr>
        <w:t xml:space="preserve"> </w:t>
      </w:r>
      <w:proofErr w:type="spellStart"/>
      <w:r w:rsidRPr="00A85700">
        <w:rPr>
          <w:rFonts w:ascii="Times New Roman" w:hAnsi="Times New Roman" w:cs="Times New Roman"/>
          <w:sz w:val="28"/>
          <w:szCs w:val="28"/>
        </w:rPr>
        <w:t>Finance</w:t>
      </w:r>
      <w:proofErr w:type="spellEnd"/>
      <w:r w:rsidRPr="00A85700">
        <w:rPr>
          <w:rFonts w:ascii="Times New Roman" w:hAnsi="Times New Roman" w:cs="Times New Roman"/>
          <w:sz w:val="28"/>
          <w:szCs w:val="28"/>
        </w:rPr>
        <w:t>. Различные партнеры SAP обеспечивают интеграцию с фиксированными ценами для нескольких клиентов.</w:t>
      </w:r>
    </w:p>
    <w:p w14:paraId="261D6778"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 xml:space="preserve">Клиенты могут использовать настройку даже после миграции системы. Миграция SAP </w:t>
      </w:r>
      <w:proofErr w:type="spellStart"/>
      <w:r w:rsidRPr="00A85700">
        <w:rPr>
          <w:rFonts w:ascii="Times New Roman" w:hAnsi="Times New Roman" w:cs="Times New Roman"/>
          <w:sz w:val="28"/>
          <w:szCs w:val="28"/>
        </w:rPr>
        <w:t>Business</w:t>
      </w:r>
      <w:proofErr w:type="spellEnd"/>
      <w:r w:rsidRPr="00A85700">
        <w:rPr>
          <w:rFonts w:ascii="Times New Roman" w:hAnsi="Times New Roman" w:cs="Times New Roman"/>
          <w:sz w:val="28"/>
          <w:szCs w:val="28"/>
        </w:rPr>
        <w:t xml:space="preserve"> </w:t>
      </w:r>
      <w:proofErr w:type="spellStart"/>
      <w:r w:rsidRPr="00A85700">
        <w:rPr>
          <w:rFonts w:ascii="Times New Roman" w:hAnsi="Times New Roman" w:cs="Times New Roman"/>
          <w:sz w:val="28"/>
          <w:szCs w:val="28"/>
        </w:rPr>
        <w:t>Suite</w:t>
      </w:r>
      <w:proofErr w:type="spellEnd"/>
      <w:r w:rsidRPr="00A85700">
        <w:rPr>
          <w:rFonts w:ascii="Times New Roman" w:hAnsi="Times New Roman" w:cs="Times New Roman"/>
          <w:sz w:val="28"/>
          <w:szCs w:val="28"/>
        </w:rPr>
        <w:t xml:space="preserve"> в S / 4 HANA осуществляется с помощью пакета внедрения в форме SAP </w:t>
      </w:r>
      <w:proofErr w:type="spellStart"/>
      <w:r w:rsidRPr="00A85700">
        <w:rPr>
          <w:rFonts w:ascii="Times New Roman" w:hAnsi="Times New Roman" w:cs="Times New Roman"/>
          <w:sz w:val="28"/>
          <w:szCs w:val="28"/>
        </w:rPr>
        <w:t>Simple</w:t>
      </w:r>
      <w:proofErr w:type="spellEnd"/>
      <w:r w:rsidRPr="00A85700">
        <w:rPr>
          <w:rFonts w:ascii="Times New Roman" w:hAnsi="Times New Roman" w:cs="Times New Roman"/>
          <w:sz w:val="28"/>
          <w:szCs w:val="28"/>
        </w:rPr>
        <w:t xml:space="preserve"> </w:t>
      </w:r>
      <w:proofErr w:type="spellStart"/>
      <w:r w:rsidRPr="00A85700">
        <w:rPr>
          <w:rFonts w:ascii="Times New Roman" w:hAnsi="Times New Roman" w:cs="Times New Roman"/>
          <w:sz w:val="28"/>
          <w:szCs w:val="28"/>
        </w:rPr>
        <w:t>Finance</w:t>
      </w:r>
      <w:proofErr w:type="spellEnd"/>
      <w:r w:rsidRPr="00A85700">
        <w:rPr>
          <w:rFonts w:ascii="Times New Roman" w:hAnsi="Times New Roman" w:cs="Times New Roman"/>
          <w:sz w:val="28"/>
          <w:szCs w:val="28"/>
        </w:rPr>
        <w:t xml:space="preserve">, </w:t>
      </w:r>
      <w:proofErr w:type="spellStart"/>
      <w:r w:rsidRPr="00A85700">
        <w:rPr>
          <w:rFonts w:ascii="Times New Roman" w:hAnsi="Times New Roman" w:cs="Times New Roman"/>
          <w:sz w:val="28"/>
          <w:szCs w:val="28"/>
        </w:rPr>
        <w:t>Simple</w:t>
      </w:r>
      <w:proofErr w:type="spellEnd"/>
      <w:r w:rsidRPr="00A85700">
        <w:rPr>
          <w:rFonts w:ascii="Times New Roman" w:hAnsi="Times New Roman" w:cs="Times New Roman"/>
          <w:sz w:val="28"/>
          <w:szCs w:val="28"/>
        </w:rPr>
        <w:t xml:space="preserve"> </w:t>
      </w:r>
      <w:proofErr w:type="spellStart"/>
      <w:r w:rsidRPr="00A85700">
        <w:rPr>
          <w:rFonts w:ascii="Times New Roman" w:hAnsi="Times New Roman" w:cs="Times New Roman"/>
          <w:sz w:val="28"/>
          <w:szCs w:val="28"/>
        </w:rPr>
        <w:t>Logistics</w:t>
      </w:r>
      <w:proofErr w:type="spellEnd"/>
      <w:r w:rsidRPr="00A85700">
        <w:rPr>
          <w:rFonts w:ascii="Times New Roman" w:hAnsi="Times New Roman" w:cs="Times New Roman"/>
          <w:sz w:val="28"/>
          <w:szCs w:val="28"/>
        </w:rPr>
        <w:t xml:space="preserve"> и многих других.</w:t>
      </w:r>
    </w:p>
    <w:p w14:paraId="5117241C"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С помощью SAP S / 4 HANA SAP предоставляет новый продукт и бизнес-приложения следующего поколения — простое корпоративное программное обеспечение для больших данных и призвано помочь вам работать в цифровой экономике просто.</w:t>
      </w:r>
    </w:p>
    <w:p w14:paraId="7FD124E1" w14:textId="640842C8" w:rsidR="00447CD8"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noProof/>
          <w:sz w:val="28"/>
          <w:szCs w:val="28"/>
          <w:lang w:eastAsia="ru-RU"/>
        </w:rPr>
        <w:lastRenderedPageBreak/>
        <w:drawing>
          <wp:inline distT="0" distB="0" distL="0" distR="0" wp14:anchorId="0D55E50F" wp14:editId="6DDA1FF1">
            <wp:extent cx="5715000" cy="2495550"/>
            <wp:effectExtent l="0" t="0" r="0" b="0"/>
            <wp:docPr id="4" name="Picture 4" descr="Обзор SAP H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Обзор SAP HAN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495550"/>
                    </a:xfrm>
                    <a:prstGeom prst="rect">
                      <a:avLst/>
                    </a:prstGeom>
                    <a:noFill/>
                    <a:ln>
                      <a:noFill/>
                    </a:ln>
                  </pic:spPr>
                </pic:pic>
              </a:graphicData>
            </a:graphic>
          </wp:inline>
        </w:drawing>
      </w:r>
    </w:p>
    <w:p w14:paraId="3F1D8C0F" w14:textId="77777777" w:rsidR="00A85700" w:rsidRDefault="00A85700" w:rsidP="00A85700">
      <w:pPr>
        <w:pStyle w:val="aa"/>
        <w:spacing w:after="0"/>
        <w:ind w:left="0" w:firstLine="709"/>
        <w:jc w:val="both"/>
        <w:rPr>
          <w:rFonts w:ascii="Times New Roman" w:hAnsi="Times New Roman" w:cs="Times New Roman"/>
          <w:sz w:val="28"/>
          <w:szCs w:val="28"/>
        </w:rPr>
      </w:pPr>
    </w:p>
    <w:p w14:paraId="00CD3E91" w14:textId="7DF22E42" w:rsidR="00A85700" w:rsidRPr="00A85700" w:rsidRDefault="00A85700" w:rsidP="00A85700">
      <w:pPr>
        <w:pStyle w:val="aa"/>
        <w:spacing w:after="0"/>
        <w:ind w:left="0" w:firstLine="709"/>
        <w:jc w:val="center"/>
        <w:rPr>
          <w:rFonts w:ascii="Times New Roman" w:hAnsi="Times New Roman" w:cs="Times New Roman"/>
          <w:sz w:val="28"/>
          <w:szCs w:val="28"/>
        </w:rPr>
      </w:pPr>
      <w:r>
        <w:rPr>
          <w:rFonts w:ascii="Times New Roman" w:hAnsi="Times New Roman" w:cs="Times New Roman"/>
          <w:sz w:val="28"/>
          <w:szCs w:val="28"/>
        </w:rPr>
        <w:t>Рисунок 3.3 – Архитектурная схема</w:t>
      </w:r>
    </w:p>
    <w:p w14:paraId="6B92FBA8" w14:textId="77777777" w:rsidR="00A85700" w:rsidRPr="00A85700" w:rsidRDefault="00A85700" w:rsidP="00A85700">
      <w:pPr>
        <w:pStyle w:val="aa"/>
        <w:spacing w:after="0"/>
        <w:ind w:left="0" w:firstLine="709"/>
        <w:jc w:val="both"/>
        <w:rPr>
          <w:rFonts w:ascii="Times New Roman" w:hAnsi="Times New Roman" w:cs="Times New Roman"/>
          <w:sz w:val="28"/>
          <w:szCs w:val="28"/>
        </w:rPr>
      </w:pPr>
    </w:p>
    <w:p w14:paraId="1580BC5C" w14:textId="150BFDE9" w:rsidR="00447CD8"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 xml:space="preserve">Благодаря расширенным функциям SAP HANA система SAP S / 4 HANA предназначена для бизнес-операций в реальном времени, планирования и анализа BI. Ниже приводится пользовательский интерфейс на основе SAP </w:t>
      </w:r>
      <w:proofErr w:type="spellStart"/>
      <w:r w:rsidRPr="00A85700">
        <w:rPr>
          <w:rFonts w:ascii="Times New Roman" w:hAnsi="Times New Roman" w:cs="Times New Roman"/>
          <w:sz w:val="28"/>
          <w:szCs w:val="28"/>
        </w:rPr>
        <w:t>Fiori</w:t>
      </w:r>
      <w:proofErr w:type="spellEnd"/>
      <w:r w:rsidRPr="00A85700">
        <w:rPr>
          <w:rFonts w:ascii="Times New Roman" w:hAnsi="Times New Roman" w:cs="Times New Roman"/>
          <w:sz w:val="28"/>
          <w:szCs w:val="28"/>
        </w:rPr>
        <w:t xml:space="preserve"> решения S / 4 HANA, который предоставляет пользователям возможности на основе ролей</w:t>
      </w:r>
      <w:r w:rsidR="00A85700">
        <w:rPr>
          <w:rFonts w:ascii="Times New Roman" w:hAnsi="Times New Roman" w:cs="Times New Roman"/>
          <w:sz w:val="28"/>
          <w:szCs w:val="28"/>
        </w:rPr>
        <w:t xml:space="preserve"> (Рисунок 3.4)</w:t>
      </w:r>
      <w:r w:rsidRPr="00A85700">
        <w:rPr>
          <w:rFonts w:ascii="Times New Roman" w:hAnsi="Times New Roman" w:cs="Times New Roman"/>
          <w:sz w:val="28"/>
          <w:szCs w:val="28"/>
        </w:rPr>
        <w:t>.</w:t>
      </w:r>
    </w:p>
    <w:p w14:paraId="053B15AF" w14:textId="77777777" w:rsidR="00A85700" w:rsidRPr="00A85700" w:rsidRDefault="00A85700" w:rsidP="00A85700">
      <w:pPr>
        <w:pStyle w:val="aa"/>
        <w:spacing w:after="0"/>
        <w:ind w:left="0" w:firstLine="709"/>
        <w:jc w:val="both"/>
        <w:rPr>
          <w:rFonts w:ascii="Times New Roman" w:hAnsi="Times New Roman" w:cs="Times New Roman"/>
          <w:sz w:val="28"/>
          <w:szCs w:val="28"/>
        </w:rPr>
      </w:pPr>
    </w:p>
    <w:p w14:paraId="06C6C933" w14:textId="40A21777" w:rsidR="00447CD8"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noProof/>
          <w:sz w:val="28"/>
          <w:szCs w:val="28"/>
          <w:lang w:eastAsia="ru-RU"/>
        </w:rPr>
        <w:drawing>
          <wp:inline distT="0" distB="0" distL="0" distR="0" wp14:anchorId="33413649" wp14:editId="70D4E289">
            <wp:extent cx="5217516" cy="4095750"/>
            <wp:effectExtent l="0" t="0" r="2540" b="0"/>
            <wp:docPr id="3" name="Picture 3" descr="Програм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рограммы"/>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9276" cy="4104981"/>
                    </a:xfrm>
                    <a:prstGeom prst="rect">
                      <a:avLst/>
                    </a:prstGeom>
                    <a:noFill/>
                    <a:ln>
                      <a:noFill/>
                    </a:ln>
                  </pic:spPr>
                </pic:pic>
              </a:graphicData>
            </a:graphic>
          </wp:inline>
        </w:drawing>
      </w:r>
    </w:p>
    <w:p w14:paraId="36AFE83C" w14:textId="77777777" w:rsidR="00A85700" w:rsidRDefault="00A85700" w:rsidP="00A85700">
      <w:pPr>
        <w:pStyle w:val="aa"/>
        <w:spacing w:after="0"/>
        <w:ind w:left="0" w:firstLine="709"/>
        <w:jc w:val="both"/>
        <w:rPr>
          <w:rFonts w:ascii="Times New Roman" w:hAnsi="Times New Roman" w:cs="Times New Roman"/>
          <w:sz w:val="28"/>
          <w:szCs w:val="28"/>
        </w:rPr>
      </w:pPr>
    </w:p>
    <w:p w14:paraId="22683B5D" w14:textId="2DA84415" w:rsidR="00A85700" w:rsidRDefault="00A85700" w:rsidP="00A85700">
      <w:pPr>
        <w:pStyle w:val="aa"/>
        <w:spacing w:after="0"/>
        <w:ind w:left="0" w:firstLine="709"/>
        <w:jc w:val="center"/>
        <w:rPr>
          <w:rFonts w:ascii="Times New Roman" w:hAnsi="Times New Roman" w:cs="Times New Roman"/>
          <w:sz w:val="28"/>
          <w:szCs w:val="28"/>
        </w:rPr>
      </w:pPr>
      <w:r>
        <w:rPr>
          <w:rFonts w:ascii="Times New Roman" w:hAnsi="Times New Roman" w:cs="Times New Roman"/>
          <w:sz w:val="28"/>
          <w:szCs w:val="28"/>
        </w:rPr>
        <w:t>Рисунок 3.4 – Вид выбора ролей и приложений</w:t>
      </w:r>
    </w:p>
    <w:p w14:paraId="46BB819D" w14:textId="77777777" w:rsidR="00A85700" w:rsidRDefault="00A85700" w:rsidP="00A85700">
      <w:pPr>
        <w:pStyle w:val="aa"/>
        <w:spacing w:after="0"/>
        <w:ind w:left="0" w:firstLine="709"/>
        <w:jc w:val="both"/>
        <w:rPr>
          <w:rFonts w:ascii="Times New Roman" w:hAnsi="Times New Roman" w:cs="Times New Roman"/>
          <w:sz w:val="28"/>
          <w:szCs w:val="28"/>
        </w:rPr>
      </w:pPr>
    </w:p>
    <w:p w14:paraId="13BA126A" w14:textId="77777777" w:rsidR="00A85700" w:rsidRPr="00A85700" w:rsidRDefault="00A85700" w:rsidP="00A85700">
      <w:pPr>
        <w:pStyle w:val="aa"/>
        <w:spacing w:after="0"/>
        <w:ind w:left="0" w:firstLine="709"/>
        <w:jc w:val="both"/>
        <w:rPr>
          <w:rFonts w:ascii="Times New Roman" w:hAnsi="Times New Roman" w:cs="Times New Roman"/>
          <w:sz w:val="28"/>
          <w:szCs w:val="28"/>
        </w:rPr>
      </w:pPr>
    </w:p>
    <w:p w14:paraId="132170B6" w14:textId="4FE50492" w:rsidR="00447CD8"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 xml:space="preserve">Вы также можете определить пользовательские настройки, такие как — Язык, Тема, Значения по умолчанию и любой персонализированный поиск. Сделав выбор, нажмите кнопку </w:t>
      </w:r>
      <w:r w:rsidR="00A85700" w:rsidRPr="00A85700">
        <w:rPr>
          <w:rFonts w:ascii="Times New Roman" w:hAnsi="Times New Roman" w:cs="Times New Roman"/>
          <w:sz w:val="28"/>
          <w:szCs w:val="28"/>
        </w:rPr>
        <w:t>сохранить</w:t>
      </w:r>
      <w:r w:rsidRPr="00A85700">
        <w:rPr>
          <w:rFonts w:ascii="Times New Roman" w:hAnsi="Times New Roman" w:cs="Times New Roman"/>
          <w:sz w:val="28"/>
          <w:szCs w:val="28"/>
        </w:rPr>
        <w:t>, чтобы сохранить пользовательские настройки</w:t>
      </w:r>
      <w:r w:rsidR="00A85700">
        <w:rPr>
          <w:rFonts w:ascii="Times New Roman" w:hAnsi="Times New Roman" w:cs="Times New Roman"/>
          <w:sz w:val="28"/>
          <w:szCs w:val="28"/>
        </w:rPr>
        <w:t xml:space="preserve"> (Рисунок 3.5)</w:t>
      </w:r>
      <w:r w:rsidRPr="00A85700">
        <w:rPr>
          <w:rFonts w:ascii="Times New Roman" w:hAnsi="Times New Roman" w:cs="Times New Roman"/>
          <w:sz w:val="28"/>
          <w:szCs w:val="28"/>
        </w:rPr>
        <w:t>.</w:t>
      </w:r>
    </w:p>
    <w:p w14:paraId="0434BDDB" w14:textId="77777777" w:rsidR="00A85700" w:rsidRPr="00A85700" w:rsidRDefault="00A85700" w:rsidP="00A85700">
      <w:pPr>
        <w:pStyle w:val="aa"/>
        <w:spacing w:after="0"/>
        <w:ind w:left="0" w:firstLine="709"/>
        <w:jc w:val="both"/>
        <w:rPr>
          <w:rFonts w:ascii="Times New Roman" w:hAnsi="Times New Roman" w:cs="Times New Roman"/>
          <w:sz w:val="28"/>
          <w:szCs w:val="28"/>
        </w:rPr>
      </w:pPr>
    </w:p>
    <w:p w14:paraId="04EDBF07" w14:textId="7DFAC443" w:rsidR="00447CD8"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noProof/>
          <w:sz w:val="28"/>
          <w:szCs w:val="28"/>
          <w:lang w:eastAsia="ru-RU"/>
        </w:rPr>
        <w:drawing>
          <wp:inline distT="0" distB="0" distL="0" distR="0" wp14:anchorId="67CC4D15" wp14:editId="357C55F7">
            <wp:extent cx="5715000" cy="3514725"/>
            <wp:effectExtent l="0" t="0" r="0" b="9525"/>
            <wp:docPr id="2" name="Picture 2" descr="Предпочтения пользов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редпочтения пользователя"/>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514725"/>
                    </a:xfrm>
                    <a:prstGeom prst="rect">
                      <a:avLst/>
                    </a:prstGeom>
                    <a:noFill/>
                    <a:ln>
                      <a:noFill/>
                    </a:ln>
                  </pic:spPr>
                </pic:pic>
              </a:graphicData>
            </a:graphic>
          </wp:inline>
        </w:drawing>
      </w:r>
    </w:p>
    <w:p w14:paraId="76642497" w14:textId="77777777" w:rsidR="00A85700" w:rsidRDefault="00A85700" w:rsidP="00A85700">
      <w:pPr>
        <w:pStyle w:val="aa"/>
        <w:spacing w:after="0"/>
        <w:ind w:left="0" w:firstLine="709"/>
        <w:jc w:val="both"/>
        <w:rPr>
          <w:rFonts w:ascii="Times New Roman" w:hAnsi="Times New Roman" w:cs="Times New Roman"/>
          <w:sz w:val="28"/>
          <w:szCs w:val="28"/>
        </w:rPr>
      </w:pPr>
    </w:p>
    <w:p w14:paraId="7ADCB13C" w14:textId="6CBE54A1" w:rsidR="00A85700" w:rsidRDefault="00A85700" w:rsidP="00A85700">
      <w:pPr>
        <w:pStyle w:val="aa"/>
        <w:spacing w:after="0"/>
        <w:ind w:left="0" w:firstLine="709"/>
        <w:jc w:val="center"/>
        <w:rPr>
          <w:rFonts w:ascii="Times New Roman" w:hAnsi="Times New Roman" w:cs="Times New Roman"/>
          <w:sz w:val="28"/>
          <w:szCs w:val="28"/>
        </w:rPr>
      </w:pPr>
      <w:r>
        <w:rPr>
          <w:rFonts w:ascii="Times New Roman" w:hAnsi="Times New Roman" w:cs="Times New Roman"/>
          <w:sz w:val="28"/>
          <w:szCs w:val="28"/>
        </w:rPr>
        <w:t>Рисунок 3.5 – кастомизация интерфейса</w:t>
      </w:r>
    </w:p>
    <w:p w14:paraId="7F8838B7" w14:textId="77777777" w:rsidR="00A85700" w:rsidRPr="00A85700" w:rsidRDefault="00A85700" w:rsidP="00A85700">
      <w:pPr>
        <w:pStyle w:val="aa"/>
        <w:spacing w:after="0"/>
        <w:ind w:left="0" w:firstLine="709"/>
        <w:jc w:val="both"/>
        <w:rPr>
          <w:rFonts w:ascii="Times New Roman" w:hAnsi="Times New Roman" w:cs="Times New Roman"/>
          <w:sz w:val="28"/>
          <w:szCs w:val="28"/>
        </w:rPr>
      </w:pPr>
    </w:p>
    <w:p w14:paraId="2FC618E8"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Вы также можете настроить экран домашней страницы взаимодействия с пользователем SAP S / 4, щелкнув по значку «Редактировать» в нижней части экрана. Вы можете выбрать различные темы главного экрана, как показано на следующем снимке экрана.</w:t>
      </w:r>
    </w:p>
    <w:p w14:paraId="19BB6E4C" w14:textId="77777777" w:rsidR="00447CD8" w:rsidRDefault="00447CD8" w:rsidP="009B7E6C">
      <w:pPr>
        <w:pStyle w:val="aa"/>
        <w:spacing w:after="0"/>
        <w:ind w:left="0" w:firstLine="709"/>
        <w:jc w:val="both"/>
        <w:rPr>
          <w:rFonts w:ascii="Times New Roman" w:hAnsi="Times New Roman" w:cs="Times New Roman"/>
          <w:sz w:val="28"/>
          <w:szCs w:val="28"/>
        </w:rPr>
      </w:pPr>
    </w:p>
    <w:p w14:paraId="66583C4A" w14:textId="77777777" w:rsidR="004D7099" w:rsidRPr="00092664" w:rsidRDefault="004D7099" w:rsidP="00092664">
      <w:pPr>
        <w:pStyle w:val="2"/>
        <w:numPr>
          <w:ilvl w:val="2"/>
          <w:numId w:val="30"/>
        </w:numPr>
        <w:rPr>
          <w:rFonts w:ascii="Times New Roman" w:hAnsi="Times New Roman" w:cs="Times New Roman"/>
          <w:b/>
          <w:color w:val="000000" w:themeColor="text1"/>
          <w:sz w:val="28"/>
          <w:szCs w:val="28"/>
        </w:rPr>
      </w:pPr>
      <w:bookmarkStart w:id="160" w:name="_Toc70286243"/>
      <w:r w:rsidRPr="00092664">
        <w:rPr>
          <w:rFonts w:ascii="Times New Roman" w:hAnsi="Times New Roman" w:cs="Times New Roman"/>
          <w:b/>
          <w:color w:val="000000" w:themeColor="text1"/>
          <w:sz w:val="28"/>
          <w:szCs w:val="28"/>
        </w:rPr>
        <w:t xml:space="preserve">SAP </w:t>
      </w:r>
      <w:proofErr w:type="spellStart"/>
      <w:r w:rsidRPr="00092664">
        <w:rPr>
          <w:rFonts w:ascii="Times New Roman" w:hAnsi="Times New Roman" w:cs="Times New Roman"/>
          <w:b/>
          <w:color w:val="000000" w:themeColor="text1"/>
          <w:sz w:val="28"/>
          <w:szCs w:val="28"/>
        </w:rPr>
        <w:t>Fiori</w:t>
      </w:r>
      <w:bookmarkEnd w:id="160"/>
      <w:proofErr w:type="spellEnd"/>
    </w:p>
    <w:p w14:paraId="401AE71F" w14:textId="77777777" w:rsidR="004D7099" w:rsidRDefault="004D7099" w:rsidP="009B7E6C">
      <w:pPr>
        <w:pStyle w:val="aa"/>
        <w:spacing w:after="0"/>
        <w:ind w:left="0" w:firstLine="709"/>
        <w:jc w:val="both"/>
        <w:rPr>
          <w:rFonts w:ascii="Times New Roman" w:hAnsi="Times New Roman" w:cs="Times New Roman"/>
          <w:sz w:val="28"/>
          <w:szCs w:val="28"/>
        </w:rPr>
      </w:pPr>
    </w:p>
    <w:p w14:paraId="76E6E452"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lastRenderedPageBreak/>
        <w:t xml:space="preserve">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 это новый пользовательский интерфейс (UX) для программного обеспечения и приложений SAP. Он предоставляет набор приложений, которые используются в обычных бизнес-функциях, таких как одобрение работы, финансовые приложения, приложения для расчетов и различные приложения самообслуживания.</w:t>
      </w:r>
    </w:p>
    <w:p w14:paraId="12D21D9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предоставляет более 300 ролевых приложений, таких как HR, производство, финансы и т. Д. Когда вы откроете приложение для домашней страницы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вы увидите изображение цветов. Это потому, что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означает «цветы» на итальянском языке.</w:t>
      </w:r>
    </w:p>
    <w:p w14:paraId="21C70BBE" w14:textId="20D46ABA"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noProof/>
          <w:sz w:val="28"/>
          <w:szCs w:val="28"/>
          <w:lang w:eastAsia="ru-RU"/>
        </w:rPr>
        <w:drawing>
          <wp:inline distT="0" distB="0" distL="0" distR="0" wp14:anchorId="66252545" wp14:editId="504FCF66">
            <wp:extent cx="5715000" cy="2952750"/>
            <wp:effectExtent l="0" t="0" r="0" b="0"/>
            <wp:docPr id="20" name="Picture 20" descr="SAP Fi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AP Fior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952750"/>
                    </a:xfrm>
                    <a:prstGeom prst="rect">
                      <a:avLst/>
                    </a:prstGeom>
                    <a:noFill/>
                    <a:ln>
                      <a:noFill/>
                    </a:ln>
                  </pic:spPr>
                </pic:pic>
              </a:graphicData>
            </a:graphic>
          </wp:inline>
        </w:drawing>
      </w:r>
    </w:p>
    <w:p w14:paraId="6C1A4D97"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предоставляет все бизнес-роли в режиме реального времени на совместимых ручных устройствах. Он предлагает бизнес-роли для простых в использовании функций, простых с непревзойденной отзывчивостью на настольных ПК, смартфонах и планшетах.</w:t>
      </w:r>
    </w:p>
    <w:p w14:paraId="481F8454"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поддерживает несколько приложений для устройств, которые позволяют пользователям запускать процесс на своем настольном компьютере / ноутбуке и продолжать этот процесс на смартфоне или планшете. SAP разработала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w:t>
      </w:r>
      <w:proofErr w:type="spellStart"/>
      <w:r w:rsidRPr="004D7099">
        <w:rPr>
          <w:rFonts w:ascii="Times New Roman" w:hAnsi="Times New Roman" w:cs="Times New Roman"/>
          <w:sz w:val="28"/>
          <w:szCs w:val="28"/>
        </w:rPr>
        <w:t>Apps</w:t>
      </w:r>
      <w:proofErr w:type="spellEnd"/>
      <w:r w:rsidRPr="004D7099">
        <w:rPr>
          <w:rFonts w:ascii="Times New Roman" w:hAnsi="Times New Roman" w:cs="Times New Roman"/>
          <w:sz w:val="28"/>
          <w:szCs w:val="28"/>
        </w:rPr>
        <w:t xml:space="preserve"> на основе пользовательского интерфейса UI5.</w:t>
      </w:r>
    </w:p>
    <w:p w14:paraId="7C2468B2" w14:textId="47DF4386"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noProof/>
          <w:sz w:val="28"/>
          <w:szCs w:val="28"/>
          <w:lang w:eastAsia="ru-RU"/>
        </w:rPr>
        <w:lastRenderedPageBreak/>
        <w:drawing>
          <wp:inline distT="0" distB="0" distL="0" distR="0" wp14:anchorId="3A13A4AE" wp14:editId="466FBE2B">
            <wp:extent cx="5715000" cy="2705100"/>
            <wp:effectExtent l="0" t="0" r="0" b="0"/>
            <wp:docPr id="19" name="Picture 19" descr="Пользовательский интерфей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Пользовательский интерфейс"/>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inline>
        </w:drawing>
      </w:r>
    </w:p>
    <w:p w14:paraId="1BD1813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Когда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сочетается с мощью SAP HANA, он обеспечивает непревзойденный отклик приложения и время выполнения запроса. Пользовательский интерфейс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(UX) используется для предоставления персонализированного пользовательского интерфейса на основе ролей для взаимодействия в масштабах всего предприятия.</w:t>
      </w:r>
    </w:p>
    <w:p w14:paraId="4F5784F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Как родился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w:t>
      </w:r>
    </w:p>
    <w:p w14:paraId="6B957523"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Когда было проведено исследование, выяснилось, что большинство пользователей SAP используют пользовательский интерфейс SAP для доступа к приложениям. Они включали в себя общие приложения, связанные с взаимодействиями менеджера и сотрудника, такие как запрос на отпуск, запрос на поездку и т. Д. В этом графическом интерфейсе было более 300 000 экранов с различными функциями. SAP проверила наиболее часто используемое приложение, а затем решила обновить эти приложения. Так родился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w:t>
      </w:r>
    </w:p>
    <w:p w14:paraId="5FBBA564"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Принципы проектирования SAP </w:t>
      </w:r>
      <w:proofErr w:type="spellStart"/>
      <w:r w:rsidRPr="004D7099">
        <w:rPr>
          <w:rFonts w:ascii="Times New Roman" w:hAnsi="Times New Roman" w:cs="Times New Roman"/>
          <w:sz w:val="28"/>
          <w:szCs w:val="28"/>
        </w:rPr>
        <w:t>Fiori</w:t>
      </w:r>
      <w:proofErr w:type="spellEnd"/>
    </w:p>
    <w:p w14:paraId="3CC4D9E6"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Существует пять принципов проектирования для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UI5 . Эти принципы делают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простым и разлагают различные транзакции в простые приложения на основе задач.</w:t>
      </w:r>
    </w:p>
    <w:p w14:paraId="66E82DF6"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На основе ролей — SAP разложила различные транзакции SAP и превратила их в прекрасные пользовательские интерактивные приложения, которые показывают пользователям только самую актуальную информацию.</w:t>
      </w:r>
    </w:p>
    <w:p w14:paraId="7438154C"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lastRenderedPageBreak/>
        <w:t xml:space="preserve">Отзывчивость. Когда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сочетается с мощью SAP HANA, он обеспечивает непревзойденный отклик приложения и время выполнения запроса.</w:t>
      </w:r>
    </w:p>
    <w:p w14:paraId="26960A22"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Простота — чтобы сделать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простым в соответствии с потребностями пользователей, SAP разработал его как сценарий 1-1-3 . Это означает 1 пользователя, 1 вариант использования и 3 экрана.</w:t>
      </w:r>
    </w:p>
    <w:p w14:paraId="650F8833"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Беспроблемный опыт — SAP предоставила все приложения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на одном языке, и это не имеет значения для развертывания и платформы.</w:t>
      </w:r>
    </w:p>
    <w:p w14:paraId="1FE9022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Восхитительный —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был разработан для работы с ECC 6.0, чтобы упростить его для пользователей и развернуть в существующей системе SAP.</w:t>
      </w:r>
    </w:p>
    <w:p w14:paraId="4904E5D7"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На основе ролей — SAP разложила различные транзакции SAP и превратила их в прекрасные пользовательские интерактивные приложения, которые показывают пользователям только самую актуальную информацию.</w:t>
      </w:r>
    </w:p>
    <w:p w14:paraId="5BF2481D"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Отзывчивость. Когда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сочетается с мощью SAP HANA, он обеспечивает непревзойденный отклик приложения и время выполнения запроса.</w:t>
      </w:r>
    </w:p>
    <w:p w14:paraId="78C566A9"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Простота — чтобы сделать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простым в соответствии с потребностями пользователей, SAP разработал его как сценарий 1-1-3 . Это означает 1 пользователя, 1 вариант использования и 3 экрана.</w:t>
      </w:r>
    </w:p>
    <w:p w14:paraId="48005156"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Беспроблемный опыт — SAP предоставила все приложения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на одном языке, и это не имеет значения для развертывания и платформы.</w:t>
      </w:r>
    </w:p>
    <w:p w14:paraId="4F3D3878"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Восхитительный —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был разработан для работы с ECC 6.0, чтобы упростить его для пользователей и развернуть в существующей системе SAP.</w:t>
      </w:r>
    </w:p>
    <w:p w14:paraId="7AAC2078" w14:textId="536CCC4F"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noProof/>
          <w:sz w:val="28"/>
          <w:szCs w:val="28"/>
          <w:lang w:eastAsia="ru-RU"/>
        </w:rPr>
        <w:drawing>
          <wp:inline distT="0" distB="0" distL="0" distR="0" wp14:anchorId="1EA16E2C" wp14:editId="3A867615">
            <wp:extent cx="5715000" cy="1085850"/>
            <wp:effectExtent l="0" t="0" r="0" b="0"/>
            <wp:docPr id="18" name="Picture 18" descr="Принципы дизай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Принципы дизайн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1085850"/>
                    </a:xfrm>
                    <a:prstGeom prst="rect">
                      <a:avLst/>
                    </a:prstGeom>
                    <a:noFill/>
                    <a:ln>
                      <a:noFill/>
                    </a:ln>
                  </pic:spPr>
                </pic:pic>
              </a:graphicData>
            </a:graphic>
          </wp:inline>
        </w:drawing>
      </w:r>
    </w:p>
    <w:p w14:paraId="3866835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w:t>
      </w:r>
      <w:proofErr w:type="spellStart"/>
      <w:r w:rsidRPr="004D7099">
        <w:rPr>
          <w:rFonts w:ascii="Times New Roman" w:hAnsi="Times New Roman" w:cs="Times New Roman"/>
          <w:sz w:val="28"/>
          <w:szCs w:val="28"/>
        </w:rPr>
        <w:t>Apps</w:t>
      </w:r>
      <w:proofErr w:type="spellEnd"/>
    </w:p>
    <w:p w14:paraId="4FCA9D04"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lastRenderedPageBreak/>
        <w:t xml:space="preserve">Приложения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делятся на три категории. Они различаются на основе их функций и требований к инфраструктуре.</w:t>
      </w:r>
    </w:p>
    <w:p w14:paraId="2AF68390"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Транзакционные приложения</w:t>
      </w:r>
    </w:p>
    <w:p w14:paraId="4E21EE5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Бюллетени</w:t>
      </w:r>
    </w:p>
    <w:p w14:paraId="06C2A229"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Аналитические приложения</w:t>
      </w:r>
    </w:p>
    <w:p w14:paraId="73D3A4B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Транзакционные приложения</w:t>
      </w:r>
    </w:p>
    <w:p w14:paraId="19638FB9"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Наиболее важные функции транзакционных приложений:</w:t>
      </w:r>
    </w:p>
    <w:p w14:paraId="1B8D745E"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Первая версия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включала 25 транзакционных приложений.</w:t>
      </w:r>
    </w:p>
    <w:p w14:paraId="1CB5EA8E"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Транзакционные приложения в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используются для выполнения транзакционных задач, таких как транзакции менеджер-сотрудник, такие как запрос на отпуск, командировки и т. Д.</w:t>
      </w:r>
    </w:p>
    <w:p w14:paraId="09F40A1A"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Транзакционные приложения лучше всего работают на базе данных SAP HANA, но могут быть развернуты с любой базой данных с приемлемой производительностью. Эти приложения позволяют пользователю выполнять простые транзакции SAP на мобильных устройствах, а также на настольных ПК или ноутбуках.</w:t>
      </w:r>
    </w:p>
    <w:p w14:paraId="723449F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Первая версия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включала 25 транзакционных приложений.</w:t>
      </w:r>
    </w:p>
    <w:p w14:paraId="5B070769"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Транзакционные приложения в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используются для выполнения транзакционных задач, таких как транзакции менеджер-сотрудник, такие как запрос на отпуск, командировки и т. Д.</w:t>
      </w:r>
    </w:p>
    <w:p w14:paraId="37B43045"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Транзакционные приложения лучше всего работают на базе данных SAP HANA, но могут быть развернуты с любой базой данных с приемлемой производительностью. Эти приложения позволяют пользователю выполнять простые транзакции SAP на мобильных устройствах, а также на настольных ПК или ноутбуках.</w:t>
      </w:r>
    </w:p>
    <w:p w14:paraId="16AC9AD7"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Пример — Запрос на отпуск, Запрос на поездку, Заказ на покупку.</w:t>
      </w:r>
    </w:p>
    <w:p w14:paraId="76BCE06D"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Бюллетени</w:t>
      </w:r>
    </w:p>
    <w:p w14:paraId="46FAA9E3"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Важные особенности информационного бюллетеня приведены ниже.</w:t>
      </w:r>
    </w:p>
    <w:p w14:paraId="19543FB6"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lastRenderedPageBreak/>
        <w:t xml:space="preserve">Информационные бюллетени используются для детализации ключевой информации и контекстной информации в бизнес-операциях. В плитках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вы можете перейти к более подробной информации.</w:t>
      </w:r>
    </w:p>
    <w:p w14:paraId="501CDF37"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Это также позволяет вам перемещаться по одному фактическому листу ко всем связанным с ним фактическим листам.</w:t>
      </w:r>
    </w:p>
    <w:p w14:paraId="7EAC205C"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Информационные бюллетени также позволяют переходить к транзакционным приложениям для выполнения транзакций SAP. Несколько информационных бюллетеней также предоставляют возможность интеграции географических карт.</w:t>
      </w:r>
    </w:p>
    <w:p w14:paraId="2C627264" w14:textId="06BC71F1"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Вы можете вызвать информационные бюллетени из результатов поиска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w:t>
      </w:r>
      <w:proofErr w:type="spellStart"/>
      <w:r w:rsidRPr="004D7099">
        <w:rPr>
          <w:rFonts w:ascii="Times New Roman" w:hAnsi="Times New Roman" w:cs="Times New Roman"/>
          <w:sz w:val="28"/>
          <w:szCs w:val="28"/>
        </w:rPr>
        <w:t>Launchpad</w:t>
      </w:r>
      <w:proofErr w:type="spellEnd"/>
      <w:r w:rsidRPr="004D7099">
        <w:rPr>
          <w:rFonts w:ascii="Times New Roman" w:hAnsi="Times New Roman" w:cs="Times New Roman"/>
          <w:sz w:val="28"/>
          <w:szCs w:val="28"/>
        </w:rPr>
        <w:t xml:space="preserve">, из других информационных бюллетеней или из </w:t>
      </w:r>
      <w:r w:rsidR="00C01EF4" w:rsidRPr="004D7099">
        <w:rPr>
          <w:rFonts w:ascii="Times New Roman" w:hAnsi="Times New Roman" w:cs="Times New Roman"/>
          <w:sz w:val="28"/>
          <w:szCs w:val="28"/>
        </w:rPr>
        <w:t>транзакционных</w:t>
      </w:r>
      <w:ins w:id="161" w:author="Егор Красовский">
        <w:r w:rsidR="00C01EF4" w:rsidRPr="004D7099">
          <w:rPr>
            <w:rFonts w:ascii="Times New Roman" w:hAnsi="Times New Roman" w:cs="Times New Roman"/>
            <w:sz w:val="28"/>
            <w:szCs w:val="28"/>
          </w:rPr>
          <w:t>,</w:t>
        </w:r>
      </w:ins>
      <w:r w:rsidRPr="004D7099">
        <w:rPr>
          <w:rFonts w:ascii="Times New Roman" w:hAnsi="Times New Roman" w:cs="Times New Roman"/>
          <w:sz w:val="28"/>
          <w:szCs w:val="28"/>
        </w:rPr>
        <w:t xml:space="preserve"> или аналитических приложений.</w:t>
      </w:r>
    </w:p>
    <w:p w14:paraId="57CB41AA"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Информационные бюллетени выполняются только в базе данных SAP HANA, а также требуют стека ABAP, и их нельзя перенести в архитектуру SAP HANA </w:t>
      </w:r>
      <w:proofErr w:type="spellStart"/>
      <w:r w:rsidRPr="004D7099">
        <w:rPr>
          <w:rFonts w:ascii="Times New Roman" w:hAnsi="Times New Roman" w:cs="Times New Roman"/>
          <w:sz w:val="28"/>
          <w:szCs w:val="28"/>
        </w:rPr>
        <w:t>Live</w:t>
      </w:r>
      <w:proofErr w:type="spellEnd"/>
      <w:r w:rsidRPr="004D7099">
        <w:rPr>
          <w:rFonts w:ascii="Times New Roman" w:hAnsi="Times New Roman" w:cs="Times New Roman"/>
          <w:sz w:val="28"/>
          <w:szCs w:val="28"/>
        </w:rPr>
        <w:t xml:space="preserve"> уровня 2.</w:t>
      </w:r>
    </w:p>
    <w:p w14:paraId="2BA300B5"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Информационные бюллетени используются для детализации ключевой информации и контекстной информации в бизнес-операциях. В плитках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вы можете перейти к более подробной информации.</w:t>
      </w:r>
    </w:p>
    <w:p w14:paraId="275EF373"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Это также позволяет вам перемещаться по одному фактическому листу ко всем связанным с ним фактическим листам.</w:t>
      </w:r>
    </w:p>
    <w:p w14:paraId="00AE5880"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Информационные бюллетени также позволяют переходить к транзакционным приложениям для выполнения транзакций SAP. Несколько информационных бюллетеней также предоставляют возможность интеграции географических карт.</w:t>
      </w:r>
    </w:p>
    <w:p w14:paraId="3B85D22F" w14:textId="5CFB02F3"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Вы можете вызвать информационные бюллетени из результатов поиска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w:t>
      </w:r>
      <w:proofErr w:type="spellStart"/>
      <w:r w:rsidRPr="004D7099">
        <w:rPr>
          <w:rFonts w:ascii="Times New Roman" w:hAnsi="Times New Roman" w:cs="Times New Roman"/>
          <w:sz w:val="28"/>
          <w:szCs w:val="28"/>
        </w:rPr>
        <w:t>Launchpad</w:t>
      </w:r>
      <w:proofErr w:type="spellEnd"/>
      <w:r w:rsidRPr="004D7099">
        <w:rPr>
          <w:rFonts w:ascii="Times New Roman" w:hAnsi="Times New Roman" w:cs="Times New Roman"/>
          <w:sz w:val="28"/>
          <w:szCs w:val="28"/>
        </w:rPr>
        <w:t xml:space="preserve">, из других информационных бюллетеней или из </w:t>
      </w:r>
      <w:r w:rsidR="00C01EF4" w:rsidRPr="004D7099">
        <w:rPr>
          <w:rFonts w:ascii="Times New Roman" w:hAnsi="Times New Roman" w:cs="Times New Roman"/>
          <w:sz w:val="28"/>
          <w:szCs w:val="28"/>
        </w:rPr>
        <w:t>транзакционных</w:t>
      </w:r>
      <w:ins w:id="162" w:author="Егор Красовский">
        <w:r w:rsidR="00C01EF4" w:rsidRPr="004D7099">
          <w:rPr>
            <w:rFonts w:ascii="Times New Roman" w:hAnsi="Times New Roman" w:cs="Times New Roman"/>
            <w:sz w:val="28"/>
            <w:szCs w:val="28"/>
          </w:rPr>
          <w:t>,</w:t>
        </w:r>
      </w:ins>
      <w:r w:rsidRPr="004D7099">
        <w:rPr>
          <w:rFonts w:ascii="Times New Roman" w:hAnsi="Times New Roman" w:cs="Times New Roman"/>
          <w:sz w:val="28"/>
          <w:szCs w:val="28"/>
        </w:rPr>
        <w:t xml:space="preserve"> или аналитических приложений.</w:t>
      </w:r>
    </w:p>
    <w:p w14:paraId="17DD2AF2"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Информационные бюллетени выполняются только в базе данных SAP HANA, а также требуют стека ABAP, и их нельзя перенести в архитектуру SAP HANA </w:t>
      </w:r>
      <w:proofErr w:type="spellStart"/>
      <w:r w:rsidRPr="004D7099">
        <w:rPr>
          <w:rFonts w:ascii="Times New Roman" w:hAnsi="Times New Roman" w:cs="Times New Roman"/>
          <w:sz w:val="28"/>
          <w:szCs w:val="28"/>
        </w:rPr>
        <w:t>Live</w:t>
      </w:r>
      <w:proofErr w:type="spellEnd"/>
      <w:r w:rsidRPr="004D7099">
        <w:rPr>
          <w:rFonts w:ascii="Times New Roman" w:hAnsi="Times New Roman" w:cs="Times New Roman"/>
          <w:sz w:val="28"/>
          <w:szCs w:val="28"/>
        </w:rPr>
        <w:t xml:space="preserve"> уровня 2.</w:t>
      </w:r>
    </w:p>
    <w:p w14:paraId="1AC54B00"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lastRenderedPageBreak/>
        <w:t>Пример. Существует информационный бюллетень с центральными объектами, в котором есть сведения о контракте с поставщиком. Вы можете перейти к более подробной информации, такой как информация о продавце, условиях контракта, деталях товара и т. Д.</w:t>
      </w:r>
    </w:p>
    <w:p w14:paraId="1DDB049C"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Аналитические приложения</w:t>
      </w:r>
    </w:p>
    <w:p w14:paraId="764CA4B1"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Аналитические приложения используются для предоставления в режиме реального времени информации о бизнес-операциях. Аналитические приложения объединяют возможности SAP HANA с бизнес-пакетом SAP. Он предоставляет информацию в реальном времени из большого объема данных в интерфейсном веб-браузере.</w:t>
      </w:r>
    </w:p>
    <w:p w14:paraId="75571A33"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Используя аналитические приложения, вы можете внимательно отслеживать ключевые показатели эффективности KPI. Вы можете выполнять сложные агрегации и вычисления ваших бизнес-операций и немедленно реагировать в соответствии с изменениями состояния рынка.</w:t>
      </w:r>
    </w:p>
    <w:p w14:paraId="29951921"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Приложения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w:t>
      </w:r>
      <w:proofErr w:type="spellStart"/>
      <w:r w:rsidRPr="004D7099">
        <w:rPr>
          <w:rFonts w:ascii="Times New Roman" w:hAnsi="Times New Roman" w:cs="Times New Roman"/>
          <w:sz w:val="28"/>
          <w:szCs w:val="28"/>
        </w:rPr>
        <w:t>Analytical</w:t>
      </w:r>
      <w:proofErr w:type="spellEnd"/>
      <w:r w:rsidRPr="004D7099">
        <w:rPr>
          <w:rFonts w:ascii="Times New Roman" w:hAnsi="Times New Roman" w:cs="Times New Roman"/>
          <w:sz w:val="28"/>
          <w:szCs w:val="28"/>
        </w:rPr>
        <w:t xml:space="preserve"> работают в базе данных SAP HANA и используют виртуальные модели данных.</w:t>
      </w:r>
    </w:p>
    <w:p w14:paraId="57F1D18A"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пример</w:t>
      </w:r>
    </w:p>
    <w:p w14:paraId="73009111" w14:textId="141F42C8"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noProof/>
          <w:sz w:val="28"/>
          <w:szCs w:val="28"/>
          <w:lang w:eastAsia="ru-RU"/>
        </w:rPr>
        <w:drawing>
          <wp:inline distT="0" distB="0" distL="0" distR="0" wp14:anchorId="320C41FC" wp14:editId="4C55D6D3">
            <wp:extent cx="5715000" cy="2314575"/>
            <wp:effectExtent l="0" t="0" r="0" b="9525"/>
            <wp:docPr id="17" name="Picture 17" descr="Финансовые прило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Финансовые приложения"/>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314575"/>
                    </a:xfrm>
                    <a:prstGeom prst="rect">
                      <a:avLst/>
                    </a:prstGeom>
                    <a:noFill/>
                    <a:ln>
                      <a:noFill/>
                    </a:ln>
                  </pic:spPr>
                </pic:pic>
              </a:graphicData>
            </a:graphic>
          </wp:inline>
        </w:drawing>
      </w:r>
    </w:p>
    <w:p w14:paraId="77CA35A1" w14:textId="32ECEDA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noProof/>
          <w:sz w:val="28"/>
          <w:szCs w:val="28"/>
          <w:lang w:eastAsia="ru-RU"/>
        </w:rPr>
        <w:drawing>
          <wp:inline distT="0" distB="0" distL="0" distR="0" wp14:anchorId="1B4C3CA3" wp14:editId="2CF44AF9">
            <wp:extent cx="5715000" cy="1828800"/>
            <wp:effectExtent l="0" t="0" r="0" b="0"/>
            <wp:docPr id="16" name="Picture 16" descr="Приложения для людских ресур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Приложения для людских ресурсов"/>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1828800"/>
                    </a:xfrm>
                    <a:prstGeom prst="rect">
                      <a:avLst/>
                    </a:prstGeom>
                    <a:noFill/>
                    <a:ln>
                      <a:noFill/>
                    </a:ln>
                  </pic:spPr>
                </pic:pic>
              </a:graphicData>
            </a:graphic>
          </wp:inline>
        </w:drawing>
      </w:r>
    </w:p>
    <w:p w14:paraId="23785674" w14:textId="53D1FBE0"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noProof/>
          <w:sz w:val="28"/>
          <w:szCs w:val="28"/>
          <w:lang w:eastAsia="ru-RU"/>
        </w:rPr>
        <w:lastRenderedPageBreak/>
        <w:drawing>
          <wp:inline distT="0" distB="0" distL="0" distR="0" wp14:anchorId="56BEF5C1" wp14:editId="67236476">
            <wp:extent cx="5715000" cy="2962275"/>
            <wp:effectExtent l="0" t="0" r="0" b="9525"/>
            <wp:docPr id="15" name="Picture 15" descr="Производство прилож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Производство приложений"/>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962275"/>
                    </a:xfrm>
                    <a:prstGeom prst="rect">
                      <a:avLst/>
                    </a:prstGeom>
                    <a:noFill/>
                    <a:ln>
                      <a:noFill/>
                    </a:ln>
                  </pic:spPr>
                </pic:pic>
              </a:graphicData>
            </a:graphic>
          </wp:inline>
        </w:drawing>
      </w:r>
    </w:p>
    <w:p w14:paraId="5A996872"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Стратегия SAP UX</w:t>
      </w:r>
    </w:p>
    <w:p w14:paraId="4A48C21E" w14:textId="460E7B1D"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Пользовательский опыт (UX) — это общий опыт, который человек испытывает при использовании любого продукта, веб-сайта или приложения. Приложение может быть на мобильном устройстве, планшете или настольном </w:t>
      </w:r>
      <w:r w:rsidR="00C01EF4" w:rsidRPr="004D7099">
        <w:rPr>
          <w:rFonts w:ascii="Times New Roman" w:hAnsi="Times New Roman" w:cs="Times New Roman"/>
          <w:sz w:val="28"/>
          <w:szCs w:val="28"/>
        </w:rPr>
        <w:t>компьютере</w:t>
      </w:r>
      <w:ins w:id="163" w:author="Егор Красовский">
        <w:r w:rsidR="00C01EF4" w:rsidRPr="004D7099">
          <w:rPr>
            <w:rFonts w:ascii="Times New Roman" w:hAnsi="Times New Roman" w:cs="Times New Roman"/>
            <w:sz w:val="28"/>
            <w:szCs w:val="28"/>
          </w:rPr>
          <w:t>,</w:t>
        </w:r>
      </w:ins>
      <w:r w:rsidRPr="004D7099">
        <w:rPr>
          <w:rFonts w:ascii="Times New Roman" w:hAnsi="Times New Roman" w:cs="Times New Roman"/>
          <w:sz w:val="28"/>
          <w:szCs w:val="28"/>
        </w:rPr>
        <w:t xml:space="preserve"> или ноутбуке. Пользовательский опыт должен быть простым в использовании, чтобы пользователи могли легко достигать своих целей и взаимодействовать с системой SAP.</w:t>
      </w:r>
    </w:p>
    <w:p w14:paraId="644BD788"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Пользовательский опыт включает в себя правильный баланс технологий, потребностей бизнеса и желательности.</w:t>
      </w:r>
    </w:p>
    <w:p w14:paraId="4C98660E"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Стратегия UX в основном состоит из следующих трех принципов проектирования —</w:t>
      </w:r>
    </w:p>
    <w:p w14:paraId="0D900546"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Технология</w:t>
      </w:r>
    </w:p>
    <w:p w14:paraId="69270E44"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Бизнес</w:t>
      </w:r>
    </w:p>
    <w:p w14:paraId="1A5B3D9E"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Человеческие ценности</w:t>
      </w:r>
    </w:p>
    <w:p w14:paraId="395793FD"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Стратегия SAP UX состоит из трех компонентов:</w:t>
      </w:r>
    </w:p>
    <w:p w14:paraId="6FD53696"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Новое — Новое обеспечивает удобство работы пользователей с сеткой для новых приложений, то есть для всех приложений, которые еще не созданы.</w:t>
      </w:r>
    </w:p>
    <w:p w14:paraId="619C04FD" w14:textId="77777777" w:rsidR="004D7099" w:rsidRPr="004D7099" w:rsidRDefault="004D7099" w:rsidP="004D7099">
      <w:pPr>
        <w:pStyle w:val="aa"/>
        <w:spacing w:after="0"/>
        <w:ind w:left="0" w:firstLine="709"/>
        <w:jc w:val="both"/>
        <w:rPr>
          <w:rFonts w:ascii="Times New Roman" w:hAnsi="Times New Roman" w:cs="Times New Roman"/>
          <w:sz w:val="28"/>
          <w:szCs w:val="28"/>
        </w:rPr>
      </w:pPr>
      <w:proofErr w:type="spellStart"/>
      <w:r w:rsidRPr="004D7099">
        <w:rPr>
          <w:rFonts w:ascii="Times New Roman" w:hAnsi="Times New Roman" w:cs="Times New Roman"/>
          <w:sz w:val="28"/>
          <w:szCs w:val="28"/>
        </w:rPr>
        <w:t>Renew</w:t>
      </w:r>
      <w:proofErr w:type="spellEnd"/>
      <w:r w:rsidRPr="004D7099">
        <w:rPr>
          <w:rFonts w:ascii="Times New Roman" w:hAnsi="Times New Roman" w:cs="Times New Roman"/>
          <w:sz w:val="28"/>
          <w:szCs w:val="28"/>
        </w:rPr>
        <w:t xml:space="preserve"> — </w:t>
      </w:r>
      <w:proofErr w:type="spellStart"/>
      <w:r w:rsidRPr="004D7099">
        <w:rPr>
          <w:rFonts w:ascii="Times New Roman" w:hAnsi="Times New Roman" w:cs="Times New Roman"/>
          <w:sz w:val="28"/>
          <w:szCs w:val="28"/>
        </w:rPr>
        <w:t>Renew</w:t>
      </w:r>
      <w:proofErr w:type="spellEnd"/>
      <w:r w:rsidRPr="004D7099">
        <w:rPr>
          <w:rFonts w:ascii="Times New Roman" w:hAnsi="Times New Roman" w:cs="Times New Roman"/>
          <w:sz w:val="28"/>
          <w:szCs w:val="28"/>
        </w:rPr>
        <w:t xml:space="preserve"> применяется к существующим приложениям.</w:t>
      </w:r>
    </w:p>
    <w:p w14:paraId="39783859"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lastRenderedPageBreak/>
        <w:t>Разрешить — Разрешить — предоставить клиенту возможность улучшить взаимодействие с пользователем любого программного обеспечения SAP, чтобы он мог решить, какой бизнес-сценарий является для него критическим.</w:t>
      </w:r>
    </w:p>
    <w:p w14:paraId="54169163"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Новое — Новое обеспечивает удобство работы пользователей с сеткой для новых приложений, то есть для всех приложений, которые еще не созданы.</w:t>
      </w:r>
    </w:p>
    <w:p w14:paraId="00D461C1" w14:textId="77777777" w:rsidR="004D7099" w:rsidRPr="004D7099" w:rsidRDefault="004D7099" w:rsidP="004D7099">
      <w:pPr>
        <w:pStyle w:val="aa"/>
        <w:spacing w:after="0"/>
        <w:ind w:left="0" w:firstLine="709"/>
        <w:jc w:val="both"/>
        <w:rPr>
          <w:rFonts w:ascii="Times New Roman" w:hAnsi="Times New Roman" w:cs="Times New Roman"/>
          <w:sz w:val="28"/>
          <w:szCs w:val="28"/>
        </w:rPr>
      </w:pPr>
      <w:proofErr w:type="spellStart"/>
      <w:r w:rsidRPr="004D7099">
        <w:rPr>
          <w:rFonts w:ascii="Times New Roman" w:hAnsi="Times New Roman" w:cs="Times New Roman"/>
          <w:sz w:val="28"/>
          <w:szCs w:val="28"/>
        </w:rPr>
        <w:t>Renew</w:t>
      </w:r>
      <w:proofErr w:type="spellEnd"/>
      <w:r w:rsidRPr="004D7099">
        <w:rPr>
          <w:rFonts w:ascii="Times New Roman" w:hAnsi="Times New Roman" w:cs="Times New Roman"/>
          <w:sz w:val="28"/>
          <w:szCs w:val="28"/>
        </w:rPr>
        <w:t xml:space="preserve"> — </w:t>
      </w:r>
      <w:proofErr w:type="spellStart"/>
      <w:r w:rsidRPr="004D7099">
        <w:rPr>
          <w:rFonts w:ascii="Times New Roman" w:hAnsi="Times New Roman" w:cs="Times New Roman"/>
          <w:sz w:val="28"/>
          <w:szCs w:val="28"/>
        </w:rPr>
        <w:t>Renew</w:t>
      </w:r>
      <w:proofErr w:type="spellEnd"/>
      <w:r w:rsidRPr="004D7099">
        <w:rPr>
          <w:rFonts w:ascii="Times New Roman" w:hAnsi="Times New Roman" w:cs="Times New Roman"/>
          <w:sz w:val="28"/>
          <w:szCs w:val="28"/>
        </w:rPr>
        <w:t xml:space="preserve"> применяется к существующим приложениям.</w:t>
      </w:r>
    </w:p>
    <w:p w14:paraId="6EB6D3F8"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Разрешить — Разрешить — предоставить клиенту возможность улучшить взаимодействие с пользователем любого программного обеспечения SAP, чтобы он мог решить, какой бизнес-сценарий является для него критическим.</w:t>
      </w:r>
    </w:p>
    <w:p w14:paraId="11E0317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Ключевые компоненты высокоуровневого ландшафта архитектуры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приведены ниже.</w:t>
      </w:r>
    </w:p>
    <w:p w14:paraId="60D79B6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Веб-диспетчер SAP (обратный прокси-сервер)</w:t>
      </w:r>
    </w:p>
    <w:p w14:paraId="4A72403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Веб-диспетчер SAP является первой точкой контакта в архитектуре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для конечных пользователей. Это обрабатывает все запросы веб-браузера от конечных пользователей через мобильные устройства или ноутбуки.</w:t>
      </w:r>
    </w:p>
    <w:p w14:paraId="1C178BB4"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Он является точкой входа для всех запросов HTTP / HTTPS и определяет, должна ли система принимать или отклонять запросы, а также сервер, куда должен направляться запрос. Он может отклонить или принять подключение к системе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w:t>
      </w:r>
    </w:p>
    <w:p w14:paraId="4E57318F" w14:textId="4B05508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noProof/>
          <w:sz w:val="28"/>
          <w:szCs w:val="28"/>
          <w:lang w:eastAsia="ru-RU"/>
        </w:rPr>
        <w:lastRenderedPageBreak/>
        <w:drawing>
          <wp:inline distT="0" distB="0" distL="0" distR="0" wp14:anchorId="216296ED" wp14:editId="12831D3C">
            <wp:extent cx="5153025" cy="4505325"/>
            <wp:effectExtent l="0" t="0" r="9525" b="9525"/>
            <wp:docPr id="22" name="Picture 22" descr="Веб Диспетч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Веб Диспетчер"/>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025" cy="4505325"/>
                    </a:xfrm>
                    <a:prstGeom prst="rect">
                      <a:avLst/>
                    </a:prstGeom>
                    <a:noFill/>
                    <a:ln>
                      <a:noFill/>
                    </a:ln>
                  </pic:spPr>
                </pic:pic>
              </a:graphicData>
            </a:graphic>
          </wp:inline>
        </w:drawing>
      </w:r>
    </w:p>
    <w:p w14:paraId="02152B7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Транзакционные приложения могут работать в любой базе данных, но для фактологических бюллетеней и аналитических приложений требуется база данных SAP HANA.</w:t>
      </w:r>
    </w:p>
    <w:p w14:paraId="013253E0"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Интерфейсный сервер SAP ABAP</w:t>
      </w:r>
    </w:p>
    <w:p w14:paraId="02C8565A"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Интерфейсный сервер SAP ABAP содержит все компоненты пользовательского интерфейса системы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и шлюза </w:t>
      </w:r>
      <w:proofErr w:type="spellStart"/>
      <w:r w:rsidRPr="004D7099">
        <w:rPr>
          <w:rFonts w:ascii="Times New Roman" w:hAnsi="Times New Roman" w:cs="Times New Roman"/>
          <w:sz w:val="28"/>
          <w:szCs w:val="28"/>
        </w:rPr>
        <w:t>NetWeaver</w:t>
      </w:r>
      <w:proofErr w:type="spellEnd"/>
      <w:r w:rsidRPr="004D7099">
        <w:rPr>
          <w:rFonts w:ascii="Times New Roman" w:hAnsi="Times New Roman" w:cs="Times New Roman"/>
          <w:sz w:val="28"/>
          <w:szCs w:val="28"/>
        </w:rPr>
        <w:t xml:space="preserve">. Эти компоненты пользовательского интерфейса состоят из центральной надстройки пользовательского интерфейса, библиотеки управления SAP UI5 и панели запуска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Он также содержит специфичный для продукта пользовательский интерфейс. Дополнения содержат разработку пользовательского интерфейса для соответствующего бизнес-пакета, такого как ERP, SCM, SD, MM и т. Д.</w:t>
      </w:r>
    </w:p>
    <w:p w14:paraId="5AA577F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SAP </w:t>
      </w:r>
      <w:proofErr w:type="spellStart"/>
      <w:r w:rsidRPr="004D7099">
        <w:rPr>
          <w:rFonts w:ascii="Times New Roman" w:hAnsi="Times New Roman" w:cs="Times New Roman"/>
          <w:sz w:val="28"/>
          <w:szCs w:val="28"/>
        </w:rPr>
        <w:t>NetWeaver</w:t>
      </w:r>
      <w:proofErr w:type="spellEnd"/>
      <w:r w:rsidRPr="004D7099">
        <w:rPr>
          <w:rFonts w:ascii="Times New Roman" w:hAnsi="Times New Roman" w:cs="Times New Roman"/>
          <w:sz w:val="28"/>
          <w:szCs w:val="28"/>
        </w:rPr>
        <w:t xml:space="preserve"> </w:t>
      </w:r>
      <w:proofErr w:type="spellStart"/>
      <w:r w:rsidRPr="004D7099">
        <w:rPr>
          <w:rFonts w:ascii="Times New Roman" w:hAnsi="Times New Roman" w:cs="Times New Roman"/>
          <w:sz w:val="28"/>
          <w:szCs w:val="28"/>
        </w:rPr>
        <w:t>Gateway</w:t>
      </w:r>
      <w:proofErr w:type="spellEnd"/>
      <w:r w:rsidRPr="004D7099">
        <w:rPr>
          <w:rFonts w:ascii="Times New Roman" w:hAnsi="Times New Roman" w:cs="Times New Roman"/>
          <w:sz w:val="28"/>
          <w:szCs w:val="28"/>
        </w:rPr>
        <w:t> используется для настройки соединения между бизнес-пакетом SAP и целевыми клиентами, платформами и инфраструктурой. Он предлагает инструменты разработки и генерации для создания служб </w:t>
      </w:r>
      <w:proofErr w:type="spellStart"/>
      <w:r w:rsidRPr="004D7099">
        <w:rPr>
          <w:rFonts w:ascii="Times New Roman" w:hAnsi="Times New Roman" w:cs="Times New Roman"/>
          <w:sz w:val="28"/>
          <w:szCs w:val="28"/>
        </w:rPr>
        <w:t>OData</w:t>
      </w:r>
      <w:proofErr w:type="spellEnd"/>
      <w:r w:rsidRPr="004D7099">
        <w:rPr>
          <w:rFonts w:ascii="Times New Roman" w:hAnsi="Times New Roman" w:cs="Times New Roman"/>
          <w:sz w:val="28"/>
          <w:szCs w:val="28"/>
        </w:rPr>
        <w:t> для различных инструментов разработки клиентов.</w:t>
      </w:r>
    </w:p>
    <w:p w14:paraId="18F8B53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lastRenderedPageBreak/>
        <w:t>Внутренний сервер SAP ABAP</w:t>
      </w:r>
    </w:p>
    <w:p w14:paraId="184D5B59"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Внутренний сервер SAP ABAP используется для хранения бизнес-логики и внутренних данных. Модель поиска для информационных бюллетеней и бизнес-пакета SAP содержится на внутреннем сервере ABAP.</w:t>
      </w:r>
    </w:p>
    <w:p w14:paraId="6AB620AC"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База данных SAP HANA и HANA XS </w:t>
      </w:r>
      <w:proofErr w:type="spellStart"/>
      <w:r w:rsidRPr="004D7099">
        <w:rPr>
          <w:rFonts w:ascii="Times New Roman" w:hAnsi="Times New Roman" w:cs="Times New Roman"/>
          <w:sz w:val="28"/>
          <w:szCs w:val="28"/>
        </w:rPr>
        <w:t>Engine</w:t>
      </w:r>
      <w:proofErr w:type="spellEnd"/>
    </w:p>
    <w:p w14:paraId="6810614A"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Механизм HANA XS используется для запуска всех аналитических приложений в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Он содержит контент приложения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и контент для повторного использования виртуальной модели данных, предоставляемый через SAP HANA </w:t>
      </w:r>
      <w:proofErr w:type="spellStart"/>
      <w:r w:rsidRPr="004D7099">
        <w:rPr>
          <w:rFonts w:ascii="Times New Roman" w:hAnsi="Times New Roman" w:cs="Times New Roman"/>
          <w:sz w:val="28"/>
          <w:szCs w:val="28"/>
        </w:rPr>
        <w:t>Live</w:t>
      </w:r>
      <w:proofErr w:type="spellEnd"/>
      <w:r w:rsidRPr="004D7099">
        <w:rPr>
          <w:rFonts w:ascii="Times New Roman" w:hAnsi="Times New Roman" w:cs="Times New Roman"/>
          <w:sz w:val="28"/>
          <w:szCs w:val="28"/>
        </w:rPr>
        <w:t>.</w:t>
      </w:r>
    </w:p>
    <w:p w14:paraId="577148E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HANA XS </w:t>
      </w:r>
      <w:proofErr w:type="spellStart"/>
      <w:r w:rsidRPr="004D7099">
        <w:rPr>
          <w:rFonts w:ascii="Times New Roman" w:hAnsi="Times New Roman" w:cs="Times New Roman"/>
          <w:sz w:val="28"/>
          <w:szCs w:val="28"/>
        </w:rPr>
        <w:t>Engine</w:t>
      </w:r>
      <w:proofErr w:type="spellEnd"/>
      <w:r w:rsidRPr="004D7099">
        <w:rPr>
          <w:rFonts w:ascii="Times New Roman" w:hAnsi="Times New Roman" w:cs="Times New Roman"/>
          <w:sz w:val="28"/>
          <w:szCs w:val="28"/>
        </w:rPr>
        <w:t xml:space="preserve"> состоит из двух компонентов —</w:t>
      </w:r>
    </w:p>
    <w:p w14:paraId="300754E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Содержание приложения HANA </w:t>
      </w:r>
      <w:proofErr w:type="spellStart"/>
      <w:r w:rsidRPr="004D7099">
        <w:rPr>
          <w:rFonts w:ascii="Times New Roman" w:hAnsi="Times New Roman" w:cs="Times New Roman"/>
          <w:sz w:val="28"/>
          <w:szCs w:val="28"/>
        </w:rPr>
        <w:t>Live</w:t>
      </w:r>
      <w:proofErr w:type="spellEnd"/>
      <w:r w:rsidRPr="004D7099">
        <w:rPr>
          <w:rFonts w:ascii="Times New Roman" w:hAnsi="Times New Roman" w:cs="Times New Roman"/>
          <w:sz w:val="28"/>
          <w:szCs w:val="28"/>
        </w:rPr>
        <w:t xml:space="preserve"> для </w:t>
      </w:r>
      <w:proofErr w:type="spellStart"/>
      <w:r w:rsidRPr="004D7099">
        <w:rPr>
          <w:rFonts w:ascii="Times New Roman" w:hAnsi="Times New Roman" w:cs="Times New Roman"/>
          <w:sz w:val="28"/>
          <w:szCs w:val="28"/>
        </w:rPr>
        <w:t>Business</w:t>
      </w:r>
      <w:proofErr w:type="spellEnd"/>
      <w:r w:rsidRPr="004D7099">
        <w:rPr>
          <w:rFonts w:ascii="Times New Roman" w:hAnsi="Times New Roman" w:cs="Times New Roman"/>
          <w:sz w:val="28"/>
          <w:szCs w:val="28"/>
        </w:rPr>
        <w:t xml:space="preserve"> </w:t>
      </w:r>
      <w:proofErr w:type="spellStart"/>
      <w:r w:rsidRPr="004D7099">
        <w:rPr>
          <w:rFonts w:ascii="Times New Roman" w:hAnsi="Times New Roman" w:cs="Times New Roman"/>
          <w:sz w:val="28"/>
          <w:szCs w:val="28"/>
        </w:rPr>
        <w:t>Suite</w:t>
      </w:r>
      <w:proofErr w:type="spellEnd"/>
      <w:r w:rsidRPr="004D7099">
        <w:rPr>
          <w:rFonts w:ascii="Times New Roman" w:hAnsi="Times New Roman" w:cs="Times New Roman"/>
          <w:sz w:val="28"/>
          <w:szCs w:val="28"/>
        </w:rPr>
        <w:t>.</w:t>
      </w:r>
    </w:p>
    <w:p w14:paraId="24522E71"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Компонент </w:t>
      </w:r>
      <w:proofErr w:type="spellStart"/>
      <w:r w:rsidRPr="004D7099">
        <w:rPr>
          <w:rFonts w:ascii="Times New Roman" w:hAnsi="Times New Roman" w:cs="Times New Roman"/>
          <w:sz w:val="28"/>
          <w:szCs w:val="28"/>
        </w:rPr>
        <w:t>Smart</w:t>
      </w:r>
      <w:proofErr w:type="spellEnd"/>
      <w:r w:rsidRPr="004D7099">
        <w:rPr>
          <w:rFonts w:ascii="Times New Roman" w:hAnsi="Times New Roman" w:cs="Times New Roman"/>
          <w:sz w:val="28"/>
          <w:szCs w:val="28"/>
        </w:rPr>
        <w:t xml:space="preserve"> </w:t>
      </w:r>
      <w:proofErr w:type="spellStart"/>
      <w:r w:rsidRPr="004D7099">
        <w:rPr>
          <w:rFonts w:ascii="Times New Roman" w:hAnsi="Times New Roman" w:cs="Times New Roman"/>
          <w:sz w:val="28"/>
          <w:szCs w:val="28"/>
        </w:rPr>
        <w:t>Business</w:t>
      </w:r>
      <w:proofErr w:type="spellEnd"/>
      <w:r w:rsidRPr="004D7099">
        <w:rPr>
          <w:rFonts w:ascii="Times New Roman" w:hAnsi="Times New Roman" w:cs="Times New Roman"/>
          <w:sz w:val="28"/>
          <w:szCs w:val="28"/>
        </w:rPr>
        <w:t xml:space="preserve"> с использованием KPI </w:t>
      </w:r>
      <w:proofErr w:type="spellStart"/>
      <w:r w:rsidRPr="004D7099">
        <w:rPr>
          <w:rFonts w:ascii="Times New Roman" w:hAnsi="Times New Roman" w:cs="Times New Roman"/>
          <w:sz w:val="28"/>
          <w:szCs w:val="28"/>
        </w:rPr>
        <w:t>Modeler</w:t>
      </w:r>
      <w:proofErr w:type="spellEnd"/>
      <w:r w:rsidRPr="004D7099">
        <w:rPr>
          <w:rFonts w:ascii="Times New Roman" w:hAnsi="Times New Roman" w:cs="Times New Roman"/>
          <w:sz w:val="28"/>
          <w:szCs w:val="28"/>
        </w:rPr>
        <w:t>.</w:t>
      </w:r>
    </w:p>
    <w:p w14:paraId="7FCC61D0"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Содержимое HANA </w:t>
      </w:r>
      <w:proofErr w:type="spellStart"/>
      <w:r w:rsidRPr="004D7099">
        <w:rPr>
          <w:rFonts w:ascii="Times New Roman" w:hAnsi="Times New Roman" w:cs="Times New Roman"/>
          <w:sz w:val="28"/>
          <w:szCs w:val="28"/>
        </w:rPr>
        <w:t>Live</w:t>
      </w:r>
      <w:proofErr w:type="spellEnd"/>
      <w:r w:rsidRPr="004D7099">
        <w:rPr>
          <w:rFonts w:ascii="Times New Roman" w:hAnsi="Times New Roman" w:cs="Times New Roman"/>
          <w:sz w:val="28"/>
          <w:szCs w:val="28"/>
        </w:rPr>
        <w:t xml:space="preserve"> содержит содержимое многократного использования VDM, которое можно использовать для целей расширения.</w:t>
      </w:r>
    </w:p>
    <w:p w14:paraId="5ED174AD"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Примечания —</w:t>
      </w:r>
    </w:p>
    <w:p w14:paraId="24760477"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Транзакционные приложения в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не обязательно требуют запуска базы данных SAP HANA и могут работать в любой базе данных.</w:t>
      </w:r>
    </w:p>
    <w:p w14:paraId="5E96071F" w14:textId="76A31E25"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Информационные </w:t>
      </w:r>
      <w:r w:rsidR="00C01EF4" w:rsidRPr="004D7099">
        <w:rPr>
          <w:rFonts w:ascii="Times New Roman" w:hAnsi="Times New Roman" w:cs="Times New Roman"/>
          <w:sz w:val="28"/>
          <w:szCs w:val="28"/>
        </w:rPr>
        <w:t>бюллетени,</w:t>
      </w:r>
      <w:r w:rsidRPr="004D7099">
        <w:rPr>
          <w:rFonts w:ascii="Times New Roman" w:hAnsi="Times New Roman" w:cs="Times New Roman"/>
          <w:sz w:val="28"/>
          <w:szCs w:val="28"/>
        </w:rPr>
        <w:t xml:space="preserve"> аналитические приложения и </w:t>
      </w:r>
      <w:proofErr w:type="spellStart"/>
      <w:r w:rsidRPr="004D7099">
        <w:rPr>
          <w:rFonts w:ascii="Times New Roman" w:hAnsi="Times New Roman" w:cs="Times New Roman"/>
          <w:sz w:val="28"/>
          <w:szCs w:val="28"/>
        </w:rPr>
        <w:t>Smart</w:t>
      </w:r>
      <w:proofErr w:type="spellEnd"/>
      <w:r w:rsidRPr="004D7099">
        <w:rPr>
          <w:rFonts w:ascii="Times New Roman" w:hAnsi="Times New Roman" w:cs="Times New Roman"/>
          <w:sz w:val="28"/>
          <w:szCs w:val="28"/>
        </w:rPr>
        <w:t xml:space="preserve"> </w:t>
      </w:r>
      <w:proofErr w:type="spellStart"/>
      <w:r w:rsidRPr="004D7099">
        <w:rPr>
          <w:rFonts w:ascii="Times New Roman" w:hAnsi="Times New Roman" w:cs="Times New Roman"/>
          <w:sz w:val="28"/>
          <w:szCs w:val="28"/>
        </w:rPr>
        <w:t>Business</w:t>
      </w:r>
      <w:proofErr w:type="spellEnd"/>
      <w:r w:rsidRPr="004D7099">
        <w:rPr>
          <w:rFonts w:ascii="Times New Roman" w:hAnsi="Times New Roman" w:cs="Times New Roman"/>
          <w:sz w:val="28"/>
          <w:szCs w:val="28"/>
        </w:rPr>
        <w:t> работают только в базе данных SAP HANA без исключений</w:t>
      </w:r>
    </w:p>
    <w:p w14:paraId="3C9C0B73"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HANA требуется для работы функции поиска информационных бюллетеней.</w:t>
      </w:r>
    </w:p>
    <w:p w14:paraId="497016CA"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Данные, запрашиваемые в информационных бюллетенях с помощью поисковых моделей, извлекаются непосредственно из базы данных HANA.</w:t>
      </w:r>
    </w:p>
    <w:p w14:paraId="6C271F51"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Транзакционные приложения в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не обязательно требуют запуска базы данных SAP HANA и могут работать в любой базе данных.</w:t>
      </w:r>
    </w:p>
    <w:p w14:paraId="33E961C2" w14:textId="2604A0F8"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Информационные </w:t>
      </w:r>
      <w:r w:rsidR="00C01EF4" w:rsidRPr="004D7099">
        <w:rPr>
          <w:rFonts w:ascii="Times New Roman" w:hAnsi="Times New Roman" w:cs="Times New Roman"/>
          <w:sz w:val="28"/>
          <w:szCs w:val="28"/>
        </w:rPr>
        <w:t>бюллетени,</w:t>
      </w:r>
      <w:r w:rsidRPr="004D7099">
        <w:rPr>
          <w:rFonts w:ascii="Times New Roman" w:hAnsi="Times New Roman" w:cs="Times New Roman"/>
          <w:sz w:val="28"/>
          <w:szCs w:val="28"/>
        </w:rPr>
        <w:t xml:space="preserve"> аналитические приложения и </w:t>
      </w:r>
      <w:proofErr w:type="spellStart"/>
      <w:r w:rsidRPr="004D7099">
        <w:rPr>
          <w:rFonts w:ascii="Times New Roman" w:hAnsi="Times New Roman" w:cs="Times New Roman"/>
          <w:sz w:val="28"/>
          <w:szCs w:val="28"/>
        </w:rPr>
        <w:t>Smart</w:t>
      </w:r>
      <w:proofErr w:type="spellEnd"/>
      <w:r w:rsidRPr="004D7099">
        <w:rPr>
          <w:rFonts w:ascii="Times New Roman" w:hAnsi="Times New Roman" w:cs="Times New Roman"/>
          <w:sz w:val="28"/>
          <w:szCs w:val="28"/>
        </w:rPr>
        <w:t xml:space="preserve"> </w:t>
      </w:r>
      <w:proofErr w:type="spellStart"/>
      <w:r w:rsidRPr="004D7099">
        <w:rPr>
          <w:rFonts w:ascii="Times New Roman" w:hAnsi="Times New Roman" w:cs="Times New Roman"/>
          <w:sz w:val="28"/>
          <w:szCs w:val="28"/>
        </w:rPr>
        <w:t>Business</w:t>
      </w:r>
      <w:proofErr w:type="spellEnd"/>
      <w:r w:rsidRPr="004D7099">
        <w:rPr>
          <w:rFonts w:ascii="Times New Roman" w:hAnsi="Times New Roman" w:cs="Times New Roman"/>
          <w:sz w:val="28"/>
          <w:szCs w:val="28"/>
        </w:rPr>
        <w:t> работают только в базе данных SAP HANA без исключений</w:t>
      </w:r>
    </w:p>
    <w:p w14:paraId="1B5828B8"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HANA требуется для работы функции поиска информационных бюллетеней.</w:t>
      </w:r>
    </w:p>
    <w:p w14:paraId="201EDB22"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lastRenderedPageBreak/>
        <w:t>Данные, запрашиваемые в информационных бюллетенях с помощью поисковых моделей, извлекаются непосредственно из базы данных HANA.</w:t>
      </w:r>
    </w:p>
    <w:p w14:paraId="5AC97B58"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Архитектура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типы приложений</w:t>
      </w:r>
    </w:p>
    <w:p w14:paraId="7E8DD08E"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Приложения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делятся на три категории. Они различаются на основе их функций и требований к инфраструктуре.</w:t>
      </w:r>
    </w:p>
    <w:p w14:paraId="2186E5E0"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Как упоминалось ранее, транзакционные приложения в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не обязательно требуют запуска базы данных SAP HANA и могут работать в любой базе данных. Информационные бюллетени, аналитические приложения и </w:t>
      </w:r>
      <w:proofErr w:type="spellStart"/>
      <w:r w:rsidRPr="004D7099">
        <w:rPr>
          <w:rFonts w:ascii="Times New Roman" w:hAnsi="Times New Roman" w:cs="Times New Roman"/>
          <w:sz w:val="28"/>
          <w:szCs w:val="28"/>
        </w:rPr>
        <w:t>Smart</w:t>
      </w:r>
      <w:proofErr w:type="spellEnd"/>
      <w:r w:rsidRPr="004D7099">
        <w:rPr>
          <w:rFonts w:ascii="Times New Roman" w:hAnsi="Times New Roman" w:cs="Times New Roman"/>
          <w:sz w:val="28"/>
          <w:szCs w:val="28"/>
        </w:rPr>
        <w:t xml:space="preserve"> </w:t>
      </w:r>
      <w:proofErr w:type="spellStart"/>
      <w:r w:rsidRPr="004D7099">
        <w:rPr>
          <w:rFonts w:ascii="Times New Roman" w:hAnsi="Times New Roman" w:cs="Times New Roman"/>
          <w:sz w:val="28"/>
          <w:szCs w:val="28"/>
        </w:rPr>
        <w:t>Business</w:t>
      </w:r>
      <w:proofErr w:type="spellEnd"/>
      <w:r w:rsidRPr="004D7099">
        <w:rPr>
          <w:rFonts w:ascii="Times New Roman" w:hAnsi="Times New Roman" w:cs="Times New Roman"/>
          <w:sz w:val="28"/>
          <w:szCs w:val="28"/>
        </w:rPr>
        <w:t xml:space="preserve"> работают только в базе данных SAP HANA без исключений.</w:t>
      </w:r>
    </w:p>
    <w:p w14:paraId="4F2D99D1"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На рисунке, представленном ниже, показаны различные типы приложений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w:t>
      </w:r>
      <w:proofErr w:type="spellStart"/>
      <w:r w:rsidRPr="004D7099">
        <w:rPr>
          <w:rFonts w:ascii="Times New Roman" w:hAnsi="Times New Roman" w:cs="Times New Roman"/>
          <w:sz w:val="28"/>
          <w:szCs w:val="28"/>
        </w:rPr>
        <w:t>Architecture</w:t>
      </w:r>
      <w:proofErr w:type="spellEnd"/>
      <w:r w:rsidRPr="004D7099">
        <w:rPr>
          <w:rFonts w:ascii="Times New Roman" w:hAnsi="Times New Roman" w:cs="Times New Roman"/>
          <w:sz w:val="28"/>
          <w:szCs w:val="28"/>
        </w:rPr>
        <w:t xml:space="preserve"> для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w:t>
      </w:r>
    </w:p>
    <w:p w14:paraId="2372BFCB" w14:textId="67DAAF76"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noProof/>
          <w:sz w:val="28"/>
          <w:szCs w:val="28"/>
          <w:lang w:eastAsia="ru-RU"/>
        </w:rPr>
        <w:drawing>
          <wp:inline distT="0" distB="0" distL="0" distR="0" wp14:anchorId="5E44D65A" wp14:editId="64D8AFBC">
            <wp:extent cx="5715000" cy="4162425"/>
            <wp:effectExtent l="0" t="0" r="0" b="9525"/>
            <wp:docPr id="21" name="Picture 21" descr="Типы прилож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Типы приложений"/>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4162425"/>
                    </a:xfrm>
                    <a:prstGeom prst="rect">
                      <a:avLst/>
                    </a:prstGeom>
                    <a:noFill/>
                    <a:ln>
                      <a:noFill/>
                    </a:ln>
                  </pic:spPr>
                </pic:pic>
              </a:graphicData>
            </a:graphic>
          </wp:inline>
        </w:drawing>
      </w:r>
    </w:p>
    <w:p w14:paraId="0434928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Информационные бюллетени требуют, чтобы поисковые модели выполняли функции поиска в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w:t>
      </w:r>
      <w:proofErr w:type="spellStart"/>
      <w:r w:rsidRPr="004D7099">
        <w:rPr>
          <w:rFonts w:ascii="Times New Roman" w:hAnsi="Times New Roman" w:cs="Times New Roman"/>
          <w:sz w:val="28"/>
          <w:szCs w:val="28"/>
        </w:rPr>
        <w:t>Apps</w:t>
      </w:r>
      <w:proofErr w:type="spellEnd"/>
      <w:r w:rsidRPr="004D7099">
        <w:rPr>
          <w:rFonts w:ascii="Times New Roman" w:hAnsi="Times New Roman" w:cs="Times New Roman"/>
          <w:sz w:val="28"/>
          <w:szCs w:val="28"/>
        </w:rPr>
        <w:t xml:space="preserve">. Информационные бюллетени используются для детализации ключевой информации и контекстной информации </w:t>
      </w:r>
      <w:r w:rsidRPr="004D7099">
        <w:rPr>
          <w:rFonts w:ascii="Times New Roman" w:hAnsi="Times New Roman" w:cs="Times New Roman"/>
          <w:sz w:val="28"/>
          <w:szCs w:val="28"/>
        </w:rPr>
        <w:lastRenderedPageBreak/>
        <w:t xml:space="preserve">в бизнес-операциях. В плитках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вы можете перейти к более подробной информации. Это также позволяет вам переходить от одного фактологического бюллетеня ко всем связанным с ним фактическим бюллетеням.</w:t>
      </w:r>
    </w:p>
    <w:p w14:paraId="6FE73A2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Аналитические приложения и данные приложений </w:t>
      </w:r>
      <w:proofErr w:type="spellStart"/>
      <w:r w:rsidRPr="004D7099">
        <w:rPr>
          <w:rFonts w:ascii="Times New Roman" w:hAnsi="Times New Roman" w:cs="Times New Roman"/>
          <w:sz w:val="28"/>
          <w:szCs w:val="28"/>
        </w:rPr>
        <w:t>Smart</w:t>
      </w:r>
      <w:proofErr w:type="spellEnd"/>
      <w:r w:rsidRPr="004D7099">
        <w:rPr>
          <w:rFonts w:ascii="Times New Roman" w:hAnsi="Times New Roman" w:cs="Times New Roman"/>
          <w:sz w:val="28"/>
          <w:szCs w:val="28"/>
        </w:rPr>
        <w:t xml:space="preserve"> </w:t>
      </w:r>
      <w:proofErr w:type="spellStart"/>
      <w:r w:rsidRPr="004D7099">
        <w:rPr>
          <w:rFonts w:ascii="Times New Roman" w:hAnsi="Times New Roman" w:cs="Times New Roman"/>
          <w:sz w:val="28"/>
          <w:szCs w:val="28"/>
        </w:rPr>
        <w:t>Business</w:t>
      </w:r>
      <w:proofErr w:type="spellEnd"/>
      <w:r w:rsidRPr="004D7099">
        <w:rPr>
          <w:rFonts w:ascii="Times New Roman" w:hAnsi="Times New Roman" w:cs="Times New Roman"/>
          <w:sz w:val="28"/>
          <w:szCs w:val="28"/>
        </w:rPr>
        <w:t xml:space="preserve"> поступают из базы данных HANA через HANA XS </w:t>
      </w:r>
      <w:proofErr w:type="spellStart"/>
      <w:r w:rsidRPr="004D7099">
        <w:rPr>
          <w:rFonts w:ascii="Times New Roman" w:hAnsi="Times New Roman" w:cs="Times New Roman"/>
          <w:sz w:val="28"/>
          <w:szCs w:val="28"/>
        </w:rPr>
        <w:t>Engine</w:t>
      </w:r>
      <w:proofErr w:type="spellEnd"/>
      <w:r w:rsidRPr="004D7099">
        <w:rPr>
          <w:rFonts w:ascii="Times New Roman" w:hAnsi="Times New Roman" w:cs="Times New Roman"/>
          <w:sz w:val="28"/>
          <w:szCs w:val="28"/>
        </w:rPr>
        <w:t>.</w:t>
      </w:r>
    </w:p>
    <w:p w14:paraId="14B00CCC"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Содержимое HANA </w:t>
      </w:r>
      <w:proofErr w:type="spellStart"/>
      <w:r w:rsidRPr="004D7099">
        <w:rPr>
          <w:rFonts w:ascii="Times New Roman" w:hAnsi="Times New Roman" w:cs="Times New Roman"/>
          <w:sz w:val="28"/>
          <w:szCs w:val="28"/>
        </w:rPr>
        <w:t>Live</w:t>
      </w:r>
      <w:proofErr w:type="spellEnd"/>
      <w:r w:rsidRPr="004D7099">
        <w:rPr>
          <w:rFonts w:ascii="Times New Roman" w:hAnsi="Times New Roman" w:cs="Times New Roman"/>
          <w:sz w:val="28"/>
          <w:szCs w:val="28"/>
        </w:rPr>
        <w:t xml:space="preserve"> содержит содержимое многократного использования Виртуальной модели данных, которое можно использовать в целях расширения.</w:t>
      </w:r>
    </w:p>
    <w:p w14:paraId="40E79AFE"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Пользователь размещает запрос через веб-браузер, используя HTTPS. Доверенный RFC используется для связи между интерфейсом ABAP и внутренним сервером.</w:t>
      </w:r>
    </w:p>
    <w:p w14:paraId="6DA8260C" w14:textId="77777777" w:rsidR="00584688" w:rsidRDefault="00584688" w:rsidP="004D7099">
      <w:pPr>
        <w:pStyle w:val="aa"/>
        <w:spacing w:after="0"/>
        <w:ind w:left="0" w:firstLine="709"/>
        <w:jc w:val="both"/>
        <w:rPr>
          <w:rFonts w:ascii="Arial" w:hAnsi="Arial" w:cs="Arial"/>
          <w:color w:val="000000"/>
          <w:spacing w:val="2"/>
        </w:rPr>
      </w:pPr>
    </w:p>
    <w:p w14:paraId="6C570450" w14:textId="77777777" w:rsidR="00584688" w:rsidRPr="00584688" w:rsidRDefault="00584688" w:rsidP="00584688">
      <w:pPr>
        <w:pStyle w:val="2"/>
        <w:numPr>
          <w:ilvl w:val="2"/>
          <w:numId w:val="30"/>
        </w:numPr>
        <w:rPr>
          <w:rFonts w:ascii="Times New Roman" w:hAnsi="Times New Roman" w:cs="Times New Roman"/>
          <w:b/>
          <w:color w:val="000000" w:themeColor="text1"/>
          <w:sz w:val="28"/>
          <w:szCs w:val="28"/>
        </w:rPr>
      </w:pPr>
      <w:bookmarkStart w:id="164" w:name="_Toc70286244"/>
      <w:r w:rsidRPr="00584688">
        <w:rPr>
          <w:rFonts w:ascii="Times New Roman" w:hAnsi="Times New Roman" w:cs="Times New Roman"/>
          <w:b/>
          <w:color w:val="000000" w:themeColor="text1"/>
          <w:sz w:val="28"/>
          <w:szCs w:val="28"/>
        </w:rPr>
        <w:t xml:space="preserve">ABAP CDS </w:t>
      </w:r>
      <w:proofErr w:type="spellStart"/>
      <w:r w:rsidRPr="00584688">
        <w:rPr>
          <w:rFonts w:ascii="Times New Roman" w:hAnsi="Times New Roman" w:cs="Times New Roman"/>
          <w:b/>
          <w:color w:val="000000" w:themeColor="text1"/>
          <w:sz w:val="28"/>
          <w:szCs w:val="28"/>
        </w:rPr>
        <w:t>View</w:t>
      </w:r>
      <w:bookmarkEnd w:id="164"/>
      <w:proofErr w:type="spellEnd"/>
    </w:p>
    <w:p w14:paraId="614D570A" w14:textId="77777777" w:rsidR="00584688" w:rsidRDefault="00584688" w:rsidP="00584688">
      <w:pPr>
        <w:spacing w:after="0"/>
        <w:jc w:val="both"/>
        <w:rPr>
          <w:rFonts w:ascii="Times New Roman" w:hAnsi="Times New Roman" w:cs="Times New Roman"/>
          <w:sz w:val="28"/>
          <w:szCs w:val="28"/>
        </w:rPr>
      </w:pPr>
    </w:p>
    <w:p w14:paraId="1B3ED8D1"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Начиная с версии 7.4 в ABAP появилась технология </w:t>
      </w:r>
      <w:proofErr w:type="spellStart"/>
      <w:r w:rsidRPr="00584688">
        <w:rPr>
          <w:rFonts w:ascii="Times New Roman" w:hAnsi="Times New Roman" w:cs="Times New Roman"/>
          <w:sz w:val="28"/>
          <w:szCs w:val="28"/>
        </w:rPr>
        <w:t>Core</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Data</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Services</w:t>
      </w:r>
      <w:proofErr w:type="spellEnd"/>
      <w:r w:rsidRPr="00584688">
        <w:rPr>
          <w:rFonts w:ascii="Times New Roman" w:hAnsi="Times New Roman" w:cs="Times New Roman"/>
          <w:sz w:val="28"/>
          <w:szCs w:val="28"/>
        </w:rPr>
        <w:t xml:space="preserve"> - расширенная </w:t>
      </w:r>
      <w:proofErr w:type="spellStart"/>
      <w:r w:rsidRPr="00584688">
        <w:rPr>
          <w:rFonts w:ascii="Times New Roman" w:hAnsi="Times New Roman" w:cs="Times New Roman"/>
          <w:sz w:val="28"/>
          <w:szCs w:val="28"/>
        </w:rPr>
        <w:t>OpenSQL</w:t>
      </w:r>
      <w:proofErr w:type="spellEnd"/>
      <w:r w:rsidRPr="00584688">
        <w:rPr>
          <w:rFonts w:ascii="Times New Roman" w:hAnsi="Times New Roman" w:cs="Times New Roman"/>
          <w:sz w:val="28"/>
          <w:szCs w:val="28"/>
        </w:rPr>
        <w:t xml:space="preserve"> нотация описания моделей данных с широкими возможностями обработки данных, приправленная аннотациями, позволяющими встраивать в CDS информацию, используемую различными фреймворками. Технология активно развивается и продвигается SAP - появившись в 7.4 только для серверов SAP HANA, в 7.5 ее поддержка была расширена и на остальные поддерживаемые сервера, а также получила много полезных дополнений, как, например, генерацию BOPF объектов на основе аннотаций.</w:t>
      </w:r>
    </w:p>
    <w:p w14:paraId="72623450"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При этом CDS является достаточно мощным механизмом, позволяющим опустить многие вычисления и выборки данных в трехуровневой архитектуре SAP с уровня приложений на уровень БД (подход, называемый “</w:t>
      </w:r>
      <w:proofErr w:type="spellStart"/>
      <w:r w:rsidRPr="00584688">
        <w:rPr>
          <w:rFonts w:ascii="Times New Roman" w:hAnsi="Times New Roman" w:cs="Times New Roman"/>
          <w:sz w:val="28"/>
          <w:szCs w:val="28"/>
        </w:rPr>
        <w:t>code</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push-down</w:t>
      </w:r>
      <w:proofErr w:type="spellEnd"/>
      <w:r w:rsidRPr="00584688">
        <w:rPr>
          <w:rFonts w:ascii="Times New Roman" w:hAnsi="Times New Roman" w:cs="Times New Roman"/>
          <w:sz w:val="28"/>
          <w:szCs w:val="28"/>
        </w:rPr>
        <w:t>”). Вместе с использованием SAP HANA, которая умеет быстро обрабатывать такие запросы, эта технология предоставляет разработчику достаточно мощный инструмент по описанию моделей данных, которые можно затем удобно использовать в ABAP.</w:t>
      </w:r>
    </w:p>
    <w:p w14:paraId="110C4EA0" w14:textId="3C7DC94A"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lastRenderedPageBreak/>
        <w:t xml:space="preserve">Как уже было сказано,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предназначены для описания моделей данных, которые могут быть значительно расширены с использованием аннотаций. Технически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похож на обычный </w:t>
      </w:r>
      <w:proofErr w:type="spellStart"/>
      <w:r w:rsidRPr="00584688">
        <w:rPr>
          <w:rFonts w:ascii="Times New Roman" w:hAnsi="Times New Roman" w:cs="Times New Roman"/>
          <w:sz w:val="28"/>
          <w:szCs w:val="28"/>
        </w:rPr>
        <w:t>Dictionary</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 это выборка из одной или нескольких таблиц, где над выбираемыми данными могут быть выполнены различные операции SQL. Типичная модель данных, получаемых в итоге - иерархическая структура из различных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собирающих данные по системе и так или иначе преобразующих их, предоставляя пользователю готовый набор данных в виде таблицы, которые можно получить через обычный SELECT. При этом для каждой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при активации будет генерироваться </w:t>
      </w:r>
      <w:proofErr w:type="spellStart"/>
      <w:r w:rsidRPr="00584688">
        <w:rPr>
          <w:rFonts w:ascii="Times New Roman" w:hAnsi="Times New Roman" w:cs="Times New Roman"/>
          <w:sz w:val="28"/>
          <w:szCs w:val="28"/>
        </w:rPr>
        <w:t>select</w:t>
      </w:r>
      <w:proofErr w:type="spellEnd"/>
      <w:r w:rsidRPr="00584688">
        <w:rPr>
          <w:rFonts w:ascii="Times New Roman" w:hAnsi="Times New Roman" w:cs="Times New Roman"/>
          <w:sz w:val="28"/>
          <w:szCs w:val="28"/>
        </w:rPr>
        <w:t>, который и будет выполняться при запросе.</w:t>
      </w:r>
    </w:p>
    <w:p w14:paraId="2738724E" w14:textId="3C2F5BE2"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Сам инструмент достаточно удобен, если речь идет именно о выборке данных, и позволят качественно отделить модель от бизнес-логики при разработке приложения. При этом многие новые технологии SAP построены именно на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w:t>
      </w:r>
      <w:r w:rsidR="00C01EF4" w:rsidRPr="00584688">
        <w:rPr>
          <w:rFonts w:ascii="Times New Roman" w:hAnsi="Times New Roman" w:cs="Times New Roman"/>
          <w:sz w:val="28"/>
          <w:szCs w:val="28"/>
        </w:rPr>
        <w:t>например</w:t>
      </w:r>
      <w:ins w:id="165" w:author="Егор Красовский">
        <w:r w:rsidR="00C01EF4" w:rsidRPr="00584688">
          <w:rPr>
            <w:rFonts w:ascii="Times New Roman" w:hAnsi="Times New Roman" w:cs="Times New Roman"/>
            <w:sz w:val="28"/>
            <w:szCs w:val="28"/>
          </w:rPr>
          <w:t>,</w:t>
        </w:r>
      </w:ins>
      <w:r w:rsidRPr="00584688">
        <w:rPr>
          <w:rFonts w:ascii="Times New Roman" w:hAnsi="Times New Roman" w:cs="Times New Roman"/>
          <w:sz w:val="28"/>
          <w:szCs w:val="28"/>
        </w:rPr>
        <w:t> </w:t>
      </w:r>
      <w:hyperlink r:id="rId29" w:history="1">
        <w:r w:rsidRPr="00584688">
          <w:rPr>
            <w:rFonts w:ascii="Times New Roman" w:hAnsi="Times New Roman" w:cs="Times New Roman"/>
            <w:sz w:val="28"/>
            <w:szCs w:val="28"/>
          </w:rPr>
          <w:t xml:space="preserve">новый подход к моделированию приложений для </w:t>
        </w:r>
        <w:proofErr w:type="spellStart"/>
        <w:r w:rsidRPr="00584688">
          <w:rPr>
            <w:rFonts w:ascii="Times New Roman" w:hAnsi="Times New Roman" w:cs="Times New Roman"/>
            <w:sz w:val="28"/>
            <w:szCs w:val="28"/>
          </w:rPr>
          <w:t>Fiori</w:t>
        </w:r>
        <w:proofErr w:type="spellEnd"/>
      </w:hyperlink>
      <w:r w:rsidRPr="00584688">
        <w:rPr>
          <w:rFonts w:ascii="Times New Roman" w:hAnsi="Times New Roman" w:cs="Times New Roman"/>
          <w:sz w:val="28"/>
          <w:szCs w:val="28"/>
        </w:rPr>
        <w:t>, полностью основанной на BOPF и CDS, которая уже применяется в новых модулях для S/4, например в EHS.</w:t>
      </w:r>
    </w:p>
    <w:p w14:paraId="2C973E8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Как следует из документации, технология была разработана для описания моделей данных, используемых в ABAP. Например, работая в SD с заказом на поставку, можно написать набор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которые будут выбирать всю необходимую информацию по заказу (при этом информация для различных статусов заказа может считываться из различных таблиц при необходимости), и формировать на ее основе единую структуру заказа со всеми необходимыми полями в виде одной готовой таблицы (или нескольких связанных таблиц, если имеют место какие-то множественные данные), которую можно просто считать в ABAP и сразу же использовать для какой-то бизнес логики, без каких-то дополнительных преобразований и считываний дополнительных данных из БД.</w:t>
      </w:r>
    </w:p>
    <w:p w14:paraId="4146DE2B"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Концепция CDS предполагает, что все выборки, расчеты и преобразования данных, релевантных для модели, будут происходить “не выходя” из </w:t>
      </w:r>
      <w:r w:rsidRPr="00584688">
        <w:rPr>
          <w:rFonts w:ascii="Times New Roman" w:hAnsi="Times New Roman" w:cs="Times New Roman"/>
          <w:sz w:val="28"/>
          <w:szCs w:val="28"/>
        </w:rPr>
        <w:lastRenderedPageBreak/>
        <w:t>БД, а на сервер приложений будут переданы только необходимые данные и ничего лишнего. Это полностью противоречит существовавшему раньше подходу к работе с БД в SAP, в рамках которого предполагалось минимально нагружать базу, а все расчеты выполнять на сервере приложений.</w:t>
      </w:r>
    </w:p>
    <w:p w14:paraId="56C5EDA3"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Это все позволяет один раз описать модель данных с указанием всех связей между таблицами, логикой поиска и выборки данных, каких-то преобразований и агрегаций, и потом только обращаться к ней за данными, не вдаваясь в особенности реализации, и не повторяя раз за разом один и тот же код по выборке и анализу данных соответствующей сущности.</w:t>
      </w:r>
    </w:p>
    <w:p w14:paraId="409FE8D6" w14:textId="2988516A" w:rsid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 отличная технология, позволяющая вынести в отдельные модули описание моделей при разработке (тем самым уменьшив связанность программы) и значительно оптимизировать их производительность, опустив много расчетов и преобразований на уровень быстрой </w:t>
      </w:r>
      <w:proofErr w:type="spellStart"/>
      <w:r w:rsidRPr="00584688">
        <w:rPr>
          <w:rFonts w:ascii="Times New Roman" w:hAnsi="Times New Roman" w:cs="Times New Roman"/>
          <w:sz w:val="28"/>
          <w:szCs w:val="28"/>
        </w:rPr>
        <w:t>in-memory</w:t>
      </w:r>
      <w:proofErr w:type="spellEnd"/>
      <w:r w:rsidRPr="00584688">
        <w:rPr>
          <w:rFonts w:ascii="Times New Roman" w:hAnsi="Times New Roman" w:cs="Times New Roman"/>
          <w:sz w:val="28"/>
          <w:szCs w:val="28"/>
        </w:rPr>
        <w:t xml:space="preserve"> HANA DB, разгрузив тем самым узкий канал между БД и сервером приложений. Модели, реализованные в CDS, подлежат покрытию тестами (хоть и не совсем простому), а также имеют довольно мощный функционал по сравнению с обычным </w:t>
      </w:r>
      <w:proofErr w:type="spellStart"/>
      <w:r w:rsidRPr="00584688">
        <w:rPr>
          <w:rFonts w:ascii="Times New Roman" w:hAnsi="Times New Roman" w:cs="Times New Roman"/>
          <w:sz w:val="28"/>
          <w:szCs w:val="28"/>
        </w:rPr>
        <w:t>OpenSQL</w:t>
      </w:r>
      <w:proofErr w:type="spellEnd"/>
      <w:r w:rsidRPr="00584688">
        <w:rPr>
          <w:rFonts w:ascii="Times New Roman" w:hAnsi="Times New Roman" w:cs="Times New Roman"/>
          <w:sz w:val="28"/>
          <w:szCs w:val="28"/>
        </w:rPr>
        <w:t xml:space="preserve">, применяющимся в ABAP. А семантика аннотаций позволяет генерировать на основе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множество сущностей SAP практически на лету -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сервисы, бизнес-объекты, страницы приложений </w:t>
      </w:r>
      <w:proofErr w:type="spellStart"/>
      <w:r w:rsidRPr="00584688">
        <w:rPr>
          <w:rFonts w:ascii="Times New Roman" w:hAnsi="Times New Roman" w:cs="Times New Roman"/>
          <w:sz w:val="28"/>
          <w:szCs w:val="28"/>
        </w:rPr>
        <w:t>Fiori</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инфокубы</w:t>
      </w:r>
      <w:proofErr w:type="spellEnd"/>
      <w:r w:rsidRPr="00584688">
        <w:rPr>
          <w:rFonts w:ascii="Times New Roman" w:hAnsi="Times New Roman" w:cs="Times New Roman"/>
          <w:sz w:val="28"/>
          <w:szCs w:val="28"/>
        </w:rPr>
        <w:t xml:space="preserve"> и другое. </w:t>
      </w:r>
    </w:p>
    <w:p w14:paraId="66C892B1" w14:textId="77777777" w:rsidR="00584688" w:rsidRDefault="00584688" w:rsidP="00584688">
      <w:pPr>
        <w:pStyle w:val="aa"/>
        <w:spacing w:after="0"/>
        <w:ind w:left="0" w:firstLine="709"/>
        <w:jc w:val="both"/>
        <w:rPr>
          <w:rFonts w:ascii="Times New Roman" w:hAnsi="Times New Roman" w:cs="Times New Roman"/>
          <w:sz w:val="28"/>
          <w:szCs w:val="28"/>
        </w:rPr>
      </w:pPr>
    </w:p>
    <w:p w14:paraId="37B085B7" w14:textId="28EAB8EC" w:rsidR="00584688" w:rsidRDefault="00584688" w:rsidP="00584688">
      <w:pPr>
        <w:pStyle w:val="2"/>
        <w:numPr>
          <w:ilvl w:val="2"/>
          <w:numId w:val="30"/>
        </w:numPr>
        <w:rPr>
          <w:rFonts w:ascii="Times New Roman" w:hAnsi="Times New Roman" w:cs="Times New Roman"/>
          <w:b/>
          <w:color w:val="000000" w:themeColor="text1"/>
          <w:sz w:val="28"/>
          <w:szCs w:val="28"/>
        </w:rPr>
      </w:pPr>
      <w:bookmarkStart w:id="166" w:name="_Toc70286245"/>
      <w:proofErr w:type="spellStart"/>
      <w:r w:rsidRPr="00584688">
        <w:rPr>
          <w:rFonts w:ascii="Times New Roman" w:hAnsi="Times New Roman" w:cs="Times New Roman"/>
          <w:b/>
          <w:color w:val="000000" w:themeColor="text1"/>
          <w:sz w:val="28"/>
          <w:szCs w:val="28"/>
        </w:rPr>
        <w:t>OData</w:t>
      </w:r>
      <w:bookmarkEnd w:id="166"/>
      <w:proofErr w:type="spellEnd"/>
    </w:p>
    <w:p w14:paraId="5518D5E7" w14:textId="77777777" w:rsidR="00584688" w:rsidRDefault="00584688" w:rsidP="00584688"/>
    <w:p w14:paraId="526D56AF"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Протокол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позволяет обращаться к ресурсам, используя в качестве запросов HTTP-команды. Обмен данными происходит в форматах JSON или XML. Однако широкое распространение </w:t>
      </w:r>
      <w:proofErr w:type="spellStart"/>
      <w:r w:rsidRPr="00584688">
        <w:rPr>
          <w:rFonts w:ascii="Times New Roman" w:hAnsi="Times New Roman" w:cs="Times New Roman"/>
          <w:sz w:val="28"/>
          <w:szCs w:val="28"/>
        </w:rPr>
        <w:t>JavaScript</w:t>
      </w:r>
      <w:proofErr w:type="spellEnd"/>
      <w:r w:rsidRPr="00584688">
        <w:rPr>
          <w:rFonts w:ascii="Times New Roman" w:hAnsi="Times New Roman" w:cs="Times New Roman"/>
          <w:sz w:val="28"/>
          <w:szCs w:val="28"/>
        </w:rPr>
        <w:t xml:space="preserve">, а также наличие базовых навыков работы с этим языком даже у начинающих веб-программистов сделали JSON наиболее популярным инструментом для работы по протоколу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Посредством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можно стандартизировать набор команд </w:t>
      </w:r>
      <w:r w:rsidRPr="00584688">
        <w:rPr>
          <w:rFonts w:ascii="Times New Roman" w:hAnsi="Times New Roman" w:cs="Times New Roman"/>
          <w:sz w:val="28"/>
          <w:szCs w:val="28"/>
        </w:rPr>
        <w:lastRenderedPageBreak/>
        <w:t xml:space="preserve">для выполнения операций чтения, удаления и модификации данных (CRUD), а также обмена данными, что позволяет единым образом обращаться к различным данным, расположенным на любом сайте. Протокол позволяет создавать и использовать сервисы, работающие с реляционными, </w:t>
      </w:r>
      <w:proofErr w:type="spellStart"/>
      <w:r w:rsidRPr="00584688">
        <w:rPr>
          <w:rFonts w:ascii="Times New Roman" w:hAnsi="Times New Roman" w:cs="Times New Roman"/>
          <w:sz w:val="28"/>
          <w:szCs w:val="28"/>
        </w:rPr>
        <w:t>документоориентированными</w:t>
      </w:r>
      <w:proofErr w:type="spellEnd"/>
      <w:r w:rsidRPr="00584688">
        <w:rPr>
          <w:rFonts w:ascii="Times New Roman" w:hAnsi="Times New Roman" w:cs="Times New Roman"/>
          <w:sz w:val="28"/>
          <w:szCs w:val="28"/>
        </w:rPr>
        <w:t xml:space="preserve">, объектными и </w:t>
      </w:r>
      <w:proofErr w:type="spellStart"/>
      <w:r w:rsidRPr="00584688">
        <w:rPr>
          <w:rFonts w:ascii="Times New Roman" w:hAnsi="Times New Roman" w:cs="Times New Roman"/>
          <w:sz w:val="28"/>
          <w:szCs w:val="28"/>
        </w:rPr>
        <w:t>графовыми</w:t>
      </w:r>
      <w:proofErr w:type="spellEnd"/>
      <w:r w:rsidRPr="00584688">
        <w:rPr>
          <w:rFonts w:ascii="Times New Roman" w:hAnsi="Times New Roman" w:cs="Times New Roman"/>
          <w:sz w:val="28"/>
          <w:szCs w:val="28"/>
        </w:rPr>
        <w:t xml:space="preserve"> базами данных.</w:t>
      </w:r>
    </w:p>
    <w:p w14:paraId="47A366EB" w14:textId="77777777" w:rsidR="00584688" w:rsidRPr="00584688" w:rsidRDefault="00584688" w:rsidP="00584688">
      <w:pPr>
        <w:pStyle w:val="aa"/>
        <w:spacing w:after="0"/>
        <w:ind w:left="0" w:firstLine="709"/>
        <w:jc w:val="both"/>
        <w:rPr>
          <w:rFonts w:ascii="Times New Roman" w:hAnsi="Times New Roman" w:cs="Times New Roman"/>
          <w:sz w:val="28"/>
          <w:szCs w:val="28"/>
        </w:rPr>
      </w:pP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оперирует коллекциями объектов (</w:t>
      </w:r>
      <w:proofErr w:type="spellStart"/>
      <w:r w:rsidRPr="00584688">
        <w:rPr>
          <w:rFonts w:ascii="Times New Roman" w:hAnsi="Times New Roman" w:cs="Times New Roman"/>
          <w:sz w:val="28"/>
          <w:szCs w:val="28"/>
        </w:rPr>
        <w:t>Collection</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of</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Entities</w:t>
      </w:r>
      <w:proofErr w:type="spellEnd"/>
      <w:r w:rsidRPr="00584688">
        <w:rPr>
          <w:rFonts w:ascii="Times New Roman" w:hAnsi="Times New Roman" w:cs="Times New Roman"/>
          <w:sz w:val="28"/>
          <w:szCs w:val="28"/>
        </w:rPr>
        <w:t xml:space="preserve">), которые можно рассматривать как некоторый аналог таблицы (если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работает с реляционными данными, то это и есть таблица).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позволяет читать данные, узнавать связи между объектами, выполнять поиск, сортировку и другие важные при работе с данными процедуры. Благодаря простому интерфейсу приложение может за один запрос получить составные данные (например, о человеке вместе с его телефонами и списком друзей). Результаты запросов могут выводиться в удобном для чтения виде.</w:t>
      </w:r>
    </w:p>
    <w:p w14:paraId="62B01C10"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При помощи веб-запросов, составленных на языке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можно добавлять отдельные объекты или целые коллекции, создавать составные объекты (вместе с вложенными структурами). Столь же просто происходит модификация данных, включая изменение отдельных свойств или полей, а также замена объектов целиком на новые. Можно удалить отдельный объект, коллекцию или отдельное свойство одного объекта.</w:t>
      </w:r>
    </w:p>
    <w:p w14:paraId="193171B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Все это дополняется возможностью добавлять, модифицировать и удалять различные связи между объектами. Благодаря такому набору функций и легкости использования (запрос на чтение данных можно просто ввести в строке браузера) веб-разработчики стали все чаще обращаться к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w:t>
      </w:r>
    </w:p>
    <w:p w14:paraId="18E48CDE"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С точки зрения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любой интернет-ресурс — это база данных, доступная через REST API.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предполагает, что любые данные имеют URL: коллекции, объекта, связи, отдельного свойства и т. д. Например, если набрать в браузере URL</w:t>
      </w:r>
    </w:p>
    <w:p w14:paraId="12FCDF24"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https://samples.databoom.space/api1/sampledb/collections/persons</w:t>
      </w:r>
    </w:p>
    <w:p w14:paraId="0A092E4A"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то мы получим коллекцию всех людей. Есть много примеров других сайтов, содержащих специально организованные структуры для работы с </w:t>
      </w:r>
      <w:proofErr w:type="spellStart"/>
      <w:r w:rsidRPr="00584688">
        <w:rPr>
          <w:rFonts w:ascii="Times New Roman" w:hAnsi="Times New Roman" w:cs="Times New Roman"/>
          <w:sz w:val="28"/>
          <w:szCs w:val="28"/>
        </w:rPr>
        <w:lastRenderedPageBreak/>
        <w:t>OData</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Microsoft</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Kendo</w:t>
      </w:r>
      <w:proofErr w:type="spellEnd"/>
      <w:r w:rsidRPr="00584688">
        <w:rPr>
          <w:rFonts w:ascii="Times New Roman" w:hAnsi="Times New Roman" w:cs="Times New Roman"/>
          <w:sz w:val="28"/>
          <w:szCs w:val="28"/>
        </w:rPr>
        <w:t xml:space="preserve"> UI и т. п. Отдельный человек, идентифицированный ключом «person169», может быть получен по URL</w:t>
      </w:r>
    </w:p>
    <w:p w14:paraId="1D4187EE"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https://samples.databoom.space/api1/sampledb/collections/persons(«person169»)</w:t>
      </w:r>
    </w:p>
    <w:p w14:paraId="76086E07" w14:textId="77777777" w:rsidR="00584688" w:rsidRPr="00584688" w:rsidRDefault="00584688" w:rsidP="00584688">
      <w:pPr>
        <w:pStyle w:val="aa"/>
        <w:spacing w:after="0"/>
        <w:ind w:left="0" w:firstLine="709"/>
        <w:jc w:val="both"/>
        <w:rPr>
          <w:rFonts w:ascii="Times New Roman" w:hAnsi="Times New Roman" w:cs="Times New Roman"/>
          <w:sz w:val="28"/>
          <w:szCs w:val="28"/>
        </w:rPr>
      </w:pP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позволяет выполнять и более сложные запросы, для этого в языке имеются логические операторы, операторы сравнения, параметры фильтрации ($</w:t>
      </w:r>
      <w:proofErr w:type="spellStart"/>
      <w:r w:rsidRPr="00584688">
        <w:rPr>
          <w:rFonts w:ascii="Times New Roman" w:hAnsi="Times New Roman" w:cs="Times New Roman"/>
          <w:sz w:val="28"/>
          <w:szCs w:val="28"/>
        </w:rPr>
        <w:t>filter</w:t>
      </w:r>
      <w:proofErr w:type="spellEnd"/>
      <w:r w:rsidRPr="00584688">
        <w:rPr>
          <w:rFonts w:ascii="Times New Roman" w:hAnsi="Times New Roman" w:cs="Times New Roman"/>
          <w:sz w:val="28"/>
          <w:szCs w:val="28"/>
        </w:rPr>
        <w:t>), сортировки ($</w:t>
      </w:r>
      <w:proofErr w:type="spellStart"/>
      <w:r w:rsidRPr="00584688">
        <w:rPr>
          <w:rFonts w:ascii="Times New Roman" w:hAnsi="Times New Roman" w:cs="Times New Roman"/>
          <w:sz w:val="28"/>
          <w:szCs w:val="28"/>
        </w:rPr>
        <w:t>orderby</w:t>
      </w:r>
      <w:proofErr w:type="spellEnd"/>
      <w:r w:rsidRPr="00584688">
        <w:rPr>
          <w:rFonts w:ascii="Times New Roman" w:hAnsi="Times New Roman" w:cs="Times New Roman"/>
          <w:sz w:val="28"/>
          <w:szCs w:val="28"/>
        </w:rPr>
        <w:t>), выдачи дочерних объектов ($</w:t>
      </w:r>
      <w:proofErr w:type="spellStart"/>
      <w:r w:rsidRPr="00584688">
        <w:rPr>
          <w:rFonts w:ascii="Times New Roman" w:hAnsi="Times New Roman" w:cs="Times New Roman"/>
          <w:sz w:val="28"/>
          <w:szCs w:val="28"/>
        </w:rPr>
        <w:t>expand</w:t>
      </w:r>
      <w:proofErr w:type="spellEnd"/>
      <w:r w:rsidRPr="00584688">
        <w:rPr>
          <w:rFonts w:ascii="Times New Roman" w:hAnsi="Times New Roman" w:cs="Times New Roman"/>
          <w:sz w:val="28"/>
          <w:szCs w:val="28"/>
        </w:rPr>
        <w:t>), ограничения на количество результатов ($</w:t>
      </w:r>
      <w:proofErr w:type="spellStart"/>
      <w:r w:rsidRPr="00584688">
        <w:rPr>
          <w:rFonts w:ascii="Times New Roman" w:hAnsi="Times New Roman" w:cs="Times New Roman"/>
          <w:sz w:val="28"/>
          <w:szCs w:val="28"/>
        </w:rPr>
        <w:t>top</w:t>
      </w:r>
      <w:proofErr w:type="spellEnd"/>
      <w:r w:rsidRPr="00584688">
        <w:rPr>
          <w:rFonts w:ascii="Times New Roman" w:hAnsi="Times New Roman" w:cs="Times New Roman"/>
          <w:sz w:val="28"/>
          <w:szCs w:val="28"/>
        </w:rPr>
        <w:t>) и другие, являющиеся частью HTTP-запроса.</w:t>
      </w:r>
    </w:p>
    <w:p w14:paraId="3C720811"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Рассмотрим в качестве примера небольшую коллекцию, содержащую информацию о книгах, их авторах и читателях, издательствах и тиражах. Итак, если требуется найти всех людей по имени </w:t>
      </w:r>
      <w:proofErr w:type="spellStart"/>
      <w:r w:rsidRPr="00584688">
        <w:rPr>
          <w:rFonts w:ascii="Times New Roman" w:hAnsi="Times New Roman" w:cs="Times New Roman"/>
          <w:sz w:val="28"/>
          <w:szCs w:val="28"/>
        </w:rPr>
        <w:t>Vanda</w:t>
      </w:r>
      <w:proofErr w:type="spellEnd"/>
      <w:r w:rsidRPr="00584688">
        <w:rPr>
          <w:rFonts w:ascii="Times New Roman" w:hAnsi="Times New Roman" w:cs="Times New Roman"/>
          <w:sz w:val="28"/>
          <w:szCs w:val="28"/>
        </w:rPr>
        <w:t xml:space="preserve"> на ресурсе, понимающем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то нужно сделать следующий запрос:</w:t>
      </w:r>
    </w:p>
    <w:p w14:paraId="7DAC4206" w14:textId="77777777" w:rsidR="00584688" w:rsidRPr="00090B1D" w:rsidRDefault="00584688" w:rsidP="00584688">
      <w:pPr>
        <w:pStyle w:val="aa"/>
        <w:spacing w:after="0"/>
        <w:ind w:left="0" w:firstLine="709"/>
        <w:jc w:val="both"/>
        <w:rPr>
          <w:rFonts w:ascii="Times New Roman" w:hAnsi="Times New Roman" w:cs="Times New Roman"/>
          <w:sz w:val="28"/>
          <w:szCs w:val="28"/>
          <w:lang w:val="en-US"/>
        </w:rPr>
      </w:pPr>
      <w:r w:rsidRPr="00090B1D">
        <w:rPr>
          <w:rFonts w:ascii="Times New Roman" w:hAnsi="Times New Roman" w:cs="Times New Roman"/>
          <w:sz w:val="28"/>
          <w:szCs w:val="28"/>
          <w:lang w:val="en-US"/>
        </w:rPr>
        <w:t>https://samples.databoom.space/api1/sampledb/collections/persons?$filter=firstname eq «Vanda»</w:t>
      </w:r>
    </w:p>
    <w:p w14:paraId="546DD5D1"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Сложные запросы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могут содержать большое количество параметров, разделенных знаком «&amp;». Например, на запрос</w:t>
      </w:r>
    </w:p>
    <w:p w14:paraId="14B093A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https://samples.databoom.space/api1/testdb/book?$filter=publisher/president/likes/author/familyname </w:t>
      </w:r>
      <w:proofErr w:type="spellStart"/>
      <w:r w:rsidRPr="00584688">
        <w:rPr>
          <w:rFonts w:ascii="Times New Roman" w:hAnsi="Times New Roman" w:cs="Times New Roman"/>
          <w:sz w:val="28"/>
          <w:szCs w:val="28"/>
        </w:rPr>
        <w:t>eq</w:t>
      </w:r>
      <w:proofErr w:type="spellEnd"/>
      <w:r w:rsidRPr="00584688">
        <w:rPr>
          <w:rFonts w:ascii="Times New Roman" w:hAnsi="Times New Roman" w:cs="Times New Roman"/>
          <w:sz w:val="28"/>
          <w:szCs w:val="28"/>
        </w:rPr>
        <w:t xml:space="preserve"> 'Акунин'&amp;$</w:t>
      </w:r>
      <w:proofErr w:type="spellStart"/>
      <w:r w:rsidRPr="00584688">
        <w:rPr>
          <w:rFonts w:ascii="Times New Roman" w:hAnsi="Times New Roman" w:cs="Times New Roman"/>
          <w:sz w:val="28"/>
          <w:szCs w:val="28"/>
        </w:rPr>
        <w:t>top</w:t>
      </w:r>
      <w:proofErr w:type="spellEnd"/>
      <w:r w:rsidRPr="00584688">
        <w:rPr>
          <w:rFonts w:ascii="Times New Roman" w:hAnsi="Times New Roman" w:cs="Times New Roman"/>
          <w:sz w:val="28"/>
          <w:szCs w:val="28"/>
        </w:rPr>
        <w:t>=10&amp;$</w:t>
      </w:r>
      <w:proofErr w:type="spellStart"/>
      <w:r w:rsidRPr="00584688">
        <w:rPr>
          <w:rFonts w:ascii="Times New Roman" w:hAnsi="Times New Roman" w:cs="Times New Roman"/>
          <w:sz w:val="28"/>
          <w:szCs w:val="28"/>
        </w:rPr>
        <w:t>orderby</w:t>
      </w:r>
      <w:proofErr w:type="spellEnd"/>
      <w:r w:rsidRPr="00584688">
        <w:rPr>
          <w:rFonts w:ascii="Times New Roman" w:hAnsi="Times New Roman" w:cs="Times New Roman"/>
          <w:sz w:val="28"/>
          <w:szCs w:val="28"/>
        </w:rPr>
        <w:t>=</w:t>
      </w:r>
      <w:proofErr w:type="spellStart"/>
      <w:r w:rsidRPr="00584688">
        <w:rPr>
          <w:rFonts w:ascii="Times New Roman" w:hAnsi="Times New Roman" w:cs="Times New Roman"/>
          <w:sz w:val="28"/>
          <w:szCs w:val="28"/>
        </w:rPr>
        <w:t>title</w:t>
      </w:r>
      <w:proofErr w:type="spellEnd"/>
    </w:p>
    <w:p w14:paraId="551D80FA"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будут выведены первые 10 книг Акунина, которые любит президент издательства, отсортированные по названию.</w:t>
      </w:r>
    </w:p>
    <w:p w14:paraId="67E9D4B4"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Интересной особенностью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является возможность работы со связями: сегодня спецификация поддерживает поиск среди «друзей </w:t>
      </w:r>
      <w:proofErr w:type="spellStart"/>
      <w:r w:rsidRPr="00584688">
        <w:rPr>
          <w:rFonts w:ascii="Times New Roman" w:hAnsi="Times New Roman" w:cs="Times New Roman"/>
          <w:sz w:val="28"/>
          <w:szCs w:val="28"/>
        </w:rPr>
        <w:t>друзей</w:t>
      </w:r>
      <w:proofErr w:type="spellEnd"/>
      <w:r w:rsidRPr="00584688">
        <w:rPr>
          <w:rFonts w:ascii="Times New Roman" w:hAnsi="Times New Roman" w:cs="Times New Roman"/>
          <w:sz w:val="28"/>
          <w:szCs w:val="28"/>
        </w:rPr>
        <w:t xml:space="preserve">», что актуально для приложений социальных сетей. Например, чтобы обратиться к SQL-базе, надо знать ее IP, имя пользователя, пароль и структуру данных, а для работы с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тоже нужны эти параметры, только вместо IP надо указать URL.</w:t>
      </w:r>
    </w:p>
    <w:p w14:paraId="6714C1A5"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Сегодня все больший интерес к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проявляет сообщество разработчиков, этот стандарт пользуется поддержкой со стороны OASIS, в своей работе его учитывают </w:t>
      </w:r>
      <w:proofErr w:type="spellStart"/>
      <w:r w:rsidRPr="00584688">
        <w:rPr>
          <w:rFonts w:ascii="Times New Roman" w:hAnsi="Times New Roman" w:cs="Times New Roman"/>
          <w:sz w:val="28"/>
          <w:szCs w:val="28"/>
        </w:rPr>
        <w:t>Microsoft</w:t>
      </w:r>
      <w:proofErr w:type="spellEnd"/>
      <w:r w:rsidRPr="00584688">
        <w:rPr>
          <w:rFonts w:ascii="Times New Roman" w:hAnsi="Times New Roman" w:cs="Times New Roman"/>
          <w:sz w:val="28"/>
          <w:szCs w:val="28"/>
        </w:rPr>
        <w:t xml:space="preserve">, SAP, «1C», IBM, </w:t>
      </w:r>
      <w:proofErr w:type="spellStart"/>
      <w:r w:rsidRPr="00584688">
        <w:rPr>
          <w:rFonts w:ascii="Times New Roman" w:hAnsi="Times New Roman" w:cs="Times New Roman"/>
          <w:sz w:val="28"/>
          <w:szCs w:val="28"/>
        </w:rPr>
        <w:t>DevExpess</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Webix</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lastRenderedPageBreak/>
        <w:t>Databoom</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Syncfusion</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ComponentOne</w:t>
      </w:r>
      <w:proofErr w:type="spellEnd"/>
      <w:r w:rsidRPr="00584688">
        <w:rPr>
          <w:rFonts w:ascii="Times New Roman" w:hAnsi="Times New Roman" w:cs="Times New Roman"/>
          <w:sz w:val="28"/>
          <w:szCs w:val="28"/>
        </w:rPr>
        <w:t xml:space="preserve"> и др. На сегодняшний день представлено множество API, совместимых с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их перечень можно найти на сайте OData.org. Однако с момента передачи протокола под управление OASIS прошло всего три года, и проблемы у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имеются. Например, не стоит ждать полной совместимости всех API, включающих не только базовые функции, поддерживаемые OASIS, но и различные расширения, необходимые для того или иного проекта.</w:t>
      </w:r>
    </w:p>
    <w:p w14:paraId="2255B428"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Для обмена данными в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активно используются JSON и XML, имеющие ярко выраженную иерархическую структуру, и представление внешних связей, например </w:t>
      </w:r>
      <w:proofErr w:type="spellStart"/>
      <w:r w:rsidRPr="00584688">
        <w:rPr>
          <w:rFonts w:ascii="Times New Roman" w:hAnsi="Times New Roman" w:cs="Times New Roman"/>
          <w:sz w:val="28"/>
          <w:szCs w:val="28"/>
        </w:rPr>
        <w:t>графовых</w:t>
      </w:r>
      <w:proofErr w:type="spellEnd"/>
      <w:r w:rsidRPr="00584688">
        <w:rPr>
          <w:rFonts w:ascii="Times New Roman" w:hAnsi="Times New Roman" w:cs="Times New Roman"/>
          <w:sz w:val="28"/>
          <w:szCs w:val="28"/>
        </w:rPr>
        <w:t xml:space="preserve"> данных, требует расширения этих форматов. С помощью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можно работать не только с иерархическими данными, но также с циклическими связями и </w:t>
      </w:r>
      <w:proofErr w:type="spellStart"/>
      <w:r w:rsidRPr="00584688">
        <w:rPr>
          <w:rFonts w:ascii="Times New Roman" w:hAnsi="Times New Roman" w:cs="Times New Roman"/>
          <w:sz w:val="28"/>
          <w:szCs w:val="28"/>
        </w:rPr>
        <w:t>графовыми</w:t>
      </w:r>
      <w:proofErr w:type="spellEnd"/>
      <w:r w:rsidRPr="00584688">
        <w:rPr>
          <w:rFonts w:ascii="Times New Roman" w:hAnsi="Times New Roman" w:cs="Times New Roman"/>
          <w:sz w:val="28"/>
          <w:szCs w:val="28"/>
        </w:rPr>
        <w:t xml:space="preserve"> структурами. Сама по себе архитектура не регламентирует характер, форму и количество связей между объектами, а значит, разработчики будут иметь свободу развития в данном направлении.</w:t>
      </w:r>
    </w:p>
    <w:p w14:paraId="4CED1482"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Концепция </w:t>
      </w:r>
      <w:proofErr w:type="spellStart"/>
      <w:r w:rsidRPr="00584688">
        <w:rPr>
          <w:rFonts w:ascii="Times New Roman" w:hAnsi="Times New Roman" w:cs="Times New Roman"/>
          <w:sz w:val="28"/>
          <w:szCs w:val="28"/>
        </w:rPr>
        <w:t>Semantic</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Web</w:t>
      </w:r>
      <w:proofErr w:type="spellEnd"/>
      <w:r w:rsidRPr="00584688">
        <w:rPr>
          <w:rFonts w:ascii="Times New Roman" w:hAnsi="Times New Roman" w:cs="Times New Roman"/>
          <w:sz w:val="28"/>
          <w:szCs w:val="28"/>
        </w:rPr>
        <w:t xml:space="preserve">, включающая в себя адаптацию данных из Сети для машинной обработки, подразумевает развитие стандартов хранения и предоставления связанных данных, поэтому разработчики создают расширения JSON для поддержки различных типов связей между объектами. Например, идут разработки по представлению </w:t>
      </w:r>
      <w:proofErr w:type="spellStart"/>
      <w:r w:rsidRPr="00584688">
        <w:rPr>
          <w:rFonts w:ascii="Times New Roman" w:hAnsi="Times New Roman" w:cs="Times New Roman"/>
          <w:sz w:val="28"/>
          <w:szCs w:val="28"/>
        </w:rPr>
        <w:t>графовых</w:t>
      </w:r>
      <w:proofErr w:type="spellEnd"/>
      <w:r w:rsidRPr="00584688">
        <w:rPr>
          <w:rFonts w:ascii="Times New Roman" w:hAnsi="Times New Roman" w:cs="Times New Roman"/>
          <w:sz w:val="28"/>
          <w:szCs w:val="28"/>
        </w:rPr>
        <w:t xml:space="preserve"> данных в JSON, а также описанию видов и дифференциации связей. Однако пока такие разработки несовместимы друг с другом, поэтому в сообществе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активно обсуждаются следующие версии протокола, стандартизирующие, в частности, представление </w:t>
      </w:r>
      <w:proofErr w:type="spellStart"/>
      <w:r w:rsidRPr="00584688">
        <w:rPr>
          <w:rFonts w:ascii="Times New Roman" w:hAnsi="Times New Roman" w:cs="Times New Roman"/>
          <w:sz w:val="28"/>
          <w:szCs w:val="28"/>
        </w:rPr>
        <w:t>графовых</w:t>
      </w:r>
      <w:proofErr w:type="spellEnd"/>
      <w:r w:rsidRPr="00584688">
        <w:rPr>
          <w:rFonts w:ascii="Times New Roman" w:hAnsi="Times New Roman" w:cs="Times New Roman"/>
          <w:sz w:val="28"/>
          <w:szCs w:val="28"/>
        </w:rPr>
        <w:t xml:space="preserve"> данных.</w:t>
      </w:r>
    </w:p>
    <w:p w14:paraId="49677CA9" w14:textId="520BFC0D" w:rsidR="00584688" w:rsidRPr="00261D84" w:rsidRDefault="00584688" w:rsidP="00261D84">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Благодаря тому, что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облегчает процесс разработки, количество веб-приложений на его основе продолжает расти — стандарт позволяет различным компаниям независимо разрабатывать и объединять компоненты. Например, для «1С:Предприятия» имеется REST API, созданный в соответствии со стандартом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Пользователь системы делает свой </w:t>
      </w:r>
      <w:proofErr w:type="spellStart"/>
      <w:r w:rsidRPr="00584688">
        <w:rPr>
          <w:rFonts w:ascii="Times New Roman" w:hAnsi="Times New Roman" w:cs="Times New Roman"/>
          <w:sz w:val="28"/>
          <w:szCs w:val="28"/>
        </w:rPr>
        <w:t>грид</w:t>
      </w:r>
      <w:proofErr w:type="spellEnd"/>
      <w:r w:rsidRPr="00584688">
        <w:rPr>
          <w:rFonts w:ascii="Times New Roman" w:hAnsi="Times New Roman" w:cs="Times New Roman"/>
          <w:sz w:val="28"/>
          <w:szCs w:val="28"/>
        </w:rPr>
        <w:t xml:space="preserve"> в соот</w:t>
      </w:r>
      <w:r w:rsidRPr="00584688">
        <w:rPr>
          <w:rFonts w:ascii="Times New Roman" w:hAnsi="Times New Roman" w:cs="Times New Roman"/>
          <w:sz w:val="28"/>
          <w:szCs w:val="28"/>
        </w:rPr>
        <w:lastRenderedPageBreak/>
        <w:t xml:space="preserve">ветствии со стандартом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а разработчик расширения к «1С» делает интерфейс, который использует «1С» и </w:t>
      </w:r>
      <w:proofErr w:type="spellStart"/>
      <w:r w:rsidRPr="00584688">
        <w:rPr>
          <w:rFonts w:ascii="Times New Roman" w:hAnsi="Times New Roman" w:cs="Times New Roman"/>
          <w:sz w:val="28"/>
          <w:szCs w:val="28"/>
        </w:rPr>
        <w:t>грид</w:t>
      </w:r>
      <w:proofErr w:type="spellEnd"/>
      <w:r w:rsidRPr="00584688">
        <w:rPr>
          <w:rFonts w:ascii="Times New Roman" w:hAnsi="Times New Roman" w:cs="Times New Roman"/>
          <w:sz w:val="28"/>
          <w:szCs w:val="28"/>
        </w:rPr>
        <w:t xml:space="preserve"> стороннего производителя. Пользователь не должен обсуждать REST API с компанией «1С» — они совместимы, поскольку оба удовлетворяют стандарту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который в этом смысле аналогичен SQL. При этом не нужно договариваться по каждой мелочи — например, как организовать постраничный вывод, фильтровать и сортировать данные, обрабатывать ошибки. Все становится просто и удобно, как было в свое время с SQL</w:t>
      </w:r>
      <w:r w:rsidR="00261D84">
        <w:rPr>
          <w:rFonts w:ascii="Times New Roman" w:hAnsi="Times New Roman" w:cs="Times New Roman"/>
          <w:sz w:val="28"/>
          <w:szCs w:val="28"/>
        </w:rPr>
        <w:t xml:space="preserve"> в мире реляционных баз данных.</w:t>
      </w:r>
    </w:p>
    <w:p w14:paraId="1FA55AF1" w14:textId="1B88F183" w:rsidR="00261D84" w:rsidRPr="00261D84" w:rsidRDefault="00584688" w:rsidP="00261D84">
      <w:pPr>
        <w:pStyle w:val="4"/>
        <w:shd w:val="clear" w:color="auto" w:fill="FFFFFF"/>
        <w:spacing w:before="0" w:line="420" w:lineRule="atLeast"/>
        <w:rPr>
          <w:rFonts w:ascii="Times New Roman" w:eastAsiaTheme="minorHAnsi" w:hAnsi="Times New Roman" w:cs="Times New Roman"/>
          <w:i w:val="0"/>
          <w:iCs w:val="0"/>
          <w:color w:val="auto"/>
          <w:sz w:val="28"/>
          <w:szCs w:val="28"/>
          <w:lang w:val="en-US"/>
        </w:rPr>
      </w:pPr>
      <w:r w:rsidRPr="00261D84">
        <w:rPr>
          <w:rFonts w:ascii="Times New Roman" w:eastAsiaTheme="minorHAnsi" w:hAnsi="Times New Roman" w:cs="Times New Roman"/>
          <w:i w:val="0"/>
          <w:iCs w:val="0"/>
          <w:color w:val="auto"/>
          <w:sz w:val="28"/>
          <w:szCs w:val="28"/>
        </w:rPr>
        <w:t xml:space="preserve"> </w:t>
      </w:r>
      <w:r w:rsidR="00261D84">
        <w:rPr>
          <w:rFonts w:ascii="Times New Roman" w:eastAsiaTheme="minorHAnsi" w:hAnsi="Times New Roman" w:cs="Times New Roman"/>
          <w:i w:val="0"/>
          <w:iCs w:val="0"/>
          <w:color w:val="auto"/>
          <w:sz w:val="28"/>
          <w:szCs w:val="28"/>
        </w:rPr>
        <w:tab/>
      </w:r>
      <w:r w:rsidRPr="00261D84">
        <w:rPr>
          <w:rFonts w:ascii="Times New Roman" w:eastAsiaTheme="minorHAnsi" w:hAnsi="Times New Roman" w:cs="Times New Roman"/>
          <w:i w:val="0"/>
          <w:iCs w:val="0"/>
          <w:color w:val="auto"/>
          <w:sz w:val="28"/>
          <w:szCs w:val="28"/>
        </w:rPr>
        <w:t xml:space="preserve">Базовые возможности </w:t>
      </w:r>
      <w:proofErr w:type="spellStart"/>
      <w:r w:rsidRPr="00261D84">
        <w:rPr>
          <w:rFonts w:ascii="Times New Roman" w:eastAsiaTheme="minorHAnsi" w:hAnsi="Times New Roman" w:cs="Times New Roman"/>
          <w:i w:val="0"/>
          <w:iCs w:val="0"/>
          <w:color w:val="auto"/>
          <w:sz w:val="28"/>
          <w:szCs w:val="28"/>
        </w:rPr>
        <w:t>OData</w:t>
      </w:r>
      <w:proofErr w:type="spellEnd"/>
      <w:r w:rsidR="00261D84">
        <w:rPr>
          <w:rFonts w:ascii="Times New Roman" w:eastAsiaTheme="minorHAnsi" w:hAnsi="Times New Roman" w:cs="Times New Roman"/>
          <w:i w:val="0"/>
          <w:iCs w:val="0"/>
          <w:color w:val="auto"/>
          <w:sz w:val="28"/>
          <w:szCs w:val="28"/>
          <w:lang w:val="en-US"/>
        </w:rPr>
        <w:t>:</w:t>
      </w:r>
    </w:p>
    <w:p w14:paraId="12B3A188" w14:textId="77777777" w:rsidR="00584688" w:rsidRPr="00261D84" w:rsidRDefault="00584688" w:rsidP="00261D84">
      <w:pPr>
        <w:pStyle w:val="aa"/>
        <w:numPr>
          <w:ilvl w:val="0"/>
          <w:numId w:val="1"/>
        </w:numPr>
        <w:spacing w:after="0"/>
        <w:ind w:left="993" w:hanging="284"/>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Простое чтение данных (запросы без параметров)</w:t>
      </w:r>
    </w:p>
    <w:p w14:paraId="10489D59"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Получение коллекции объектов</w:t>
      </w:r>
    </w:p>
    <w:p w14:paraId="4CC928FC"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Получение отдельного объекта</w:t>
      </w:r>
    </w:p>
    <w:p w14:paraId="5C363A97"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Получение отдельного свойства</w:t>
      </w:r>
    </w:p>
    <w:p w14:paraId="71A60DA9" w14:textId="39FB574A"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 xml:space="preserve">Получение объектов по связям. Например, получение списка друзей </w:t>
      </w:r>
      <w:proofErr w:type="spellStart"/>
      <w:r w:rsidRPr="00261D84">
        <w:rPr>
          <w:rStyle w:val="keyword"/>
          <w:rFonts w:ascii="Times New Roman" w:hAnsi="Times New Roman" w:cs="Times New Roman"/>
          <w:iCs/>
          <w:sz w:val="28"/>
          <w:szCs w:val="28"/>
        </w:rPr>
        <w:t>друзей</w:t>
      </w:r>
      <w:proofErr w:type="spellEnd"/>
      <w:r w:rsidRPr="00261D84">
        <w:rPr>
          <w:rStyle w:val="keyword"/>
          <w:rFonts w:ascii="Times New Roman" w:hAnsi="Times New Roman" w:cs="Times New Roman"/>
          <w:iCs/>
          <w:sz w:val="28"/>
          <w:szCs w:val="28"/>
        </w:rPr>
        <w:t>.</w:t>
      </w:r>
    </w:p>
    <w:p w14:paraId="0A66F7EC" w14:textId="77777777" w:rsidR="00584688" w:rsidRPr="00261D84" w:rsidRDefault="00584688" w:rsidP="00261D84">
      <w:pPr>
        <w:pStyle w:val="aa"/>
        <w:numPr>
          <w:ilvl w:val="0"/>
          <w:numId w:val="1"/>
        </w:numPr>
        <w:spacing w:after="0"/>
        <w:ind w:left="993" w:hanging="284"/>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Параметризованные запросы (поиск, сортировка, и т.д.)</w:t>
      </w:r>
    </w:p>
    <w:p w14:paraId="2B41BF06"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Поиск по критериям (“меньше”, ”больше” и т.п.), возможность построения сложных условий, используя логические выражения.</w:t>
      </w:r>
    </w:p>
    <w:p w14:paraId="144A1C0E"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Поиск по связям (по связанным объектам)</w:t>
      </w:r>
    </w:p>
    <w:p w14:paraId="7A22F483"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Сортировка по любому набору полей</w:t>
      </w:r>
    </w:p>
    <w:p w14:paraId="2A0B44F8"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Получение составных сложных объектов, например, получить данные о человеке вместе с его телефонами и списком друзей</w:t>
      </w:r>
    </w:p>
    <w:p w14:paraId="77A3AB76" w14:textId="7BB126BA" w:rsidR="00584688" w:rsidRPr="00261D84" w:rsidRDefault="00584688" w:rsidP="00261D84">
      <w:pPr>
        <w:pStyle w:val="aa"/>
        <w:numPr>
          <w:ilvl w:val="0"/>
          <w:numId w:val="1"/>
        </w:numPr>
        <w:spacing w:after="0"/>
        <w:ind w:left="993" w:hanging="284"/>
        <w:jc w:val="both"/>
        <w:rPr>
          <w:rStyle w:val="keyword"/>
          <w:rFonts w:ascii="Times New Roman" w:hAnsi="Times New Roman" w:cs="Times New Roman"/>
          <w:iCs/>
          <w:sz w:val="28"/>
          <w:szCs w:val="28"/>
        </w:rPr>
      </w:pPr>
      <w:proofErr w:type="spellStart"/>
      <w:r w:rsidRPr="00261D84">
        <w:rPr>
          <w:rStyle w:val="keyword"/>
          <w:rFonts w:ascii="Times New Roman" w:hAnsi="Times New Roman" w:cs="Times New Roman"/>
          <w:iCs/>
          <w:sz w:val="28"/>
          <w:szCs w:val="28"/>
        </w:rPr>
        <w:t>Пэйджинг</w:t>
      </w:r>
      <w:proofErr w:type="spellEnd"/>
    </w:p>
    <w:p w14:paraId="5CF5BE55"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Добавление данных</w:t>
      </w:r>
    </w:p>
    <w:p w14:paraId="5A93B571"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Добавление простых объектов</w:t>
      </w:r>
    </w:p>
    <w:p w14:paraId="6FA4A5D6"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Добавление коллекций объектов</w:t>
      </w:r>
    </w:p>
    <w:p w14:paraId="79866E2E" w14:textId="4503AE18"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Добавление составных объектов (вместе с вложенными объектами)</w:t>
      </w:r>
    </w:p>
    <w:p w14:paraId="353DC88F" w14:textId="77777777" w:rsidR="00584688" w:rsidRPr="00261D84" w:rsidRDefault="00584688" w:rsidP="00261D84">
      <w:pPr>
        <w:pStyle w:val="aa"/>
        <w:numPr>
          <w:ilvl w:val="0"/>
          <w:numId w:val="1"/>
        </w:numPr>
        <w:spacing w:after="0"/>
        <w:ind w:left="993" w:hanging="284"/>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Модификация данных</w:t>
      </w:r>
    </w:p>
    <w:p w14:paraId="1E43D484"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lastRenderedPageBreak/>
        <w:t>Модификация отдельных свойств (полей)</w:t>
      </w:r>
    </w:p>
    <w:p w14:paraId="2B3C9922"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Замена объекта целиком на новый</w:t>
      </w:r>
    </w:p>
    <w:p w14:paraId="4ECB6446" w14:textId="77777777" w:rsidR="00584688" w:rsidRPr="00261D84" w:rsidRDefault="00584688" w:rsidP="00261D84">
      <w:pPr>
        <w:pStyle w:val="aa"/>
        <w:spacing w:after="0"/>
        <w:ind w:left="2148"/>
        <w:jc w:val="both"/>
        <w:rPr>
          <w:rStyle w:val="keyword"/>
          <w:rFonts w:ascii="Times New Roman" w:hAnsi="Times New Roman" w:cs="Times New Roman"/>
          <w:iCs/>
          <w:sz w:val="28"/>
          <w:szCs w:val="28"/>
        </w:rPr>
      </w:pPr>
    </w:p>
    <w:p w14:paraId="6BD2B0BC"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Удаление данных</w:t>
      </w:r>
    </w:p>
    <w:p w14:paraId="0CD31E4D"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Удаление объектов</w:t>
      </w:r>
    </w:p>
    <w:p w14:paraId="1A3E2925"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Удаление коллекций</w:t>
      </w:r>
    </w:p>
    <w:p w14:paraId="3F7EB8DC" w14:textId="4EA4B44A"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Удаление отдельных свойств (полей)</w:t>
      </w:r>
    </w:p>
    <w:p w14:paraId="7B869441" w14:textId="13DA3AB6" w:rsidR="00584688"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Добавление, модификация и удаление связей между объектами</w:t>
      </w:r>
    </w:p>
    <w:p w14:paraId="360B0F57" w14:textId="77777777" w:rsidR="00B87A86" w:rsidRPr="00B87A86" w:rsidRDefault="00B87A86" w:rsidP="00B87A86">
      <w:pPr>
        <w:spacing w:after="0"/>
        <w:jc w:val="both"/>
        <w:rPr>
          <w:rStyle w:val="keyword"/>
          <w:rFonts w:ascii="Times New Roman" w:hAnsi="Times New Roman" w:cs="Times New Roman"/>
          <w:iCs/>
          <w:sz w:val="28"/>
          <w:szCs w:val="28"/>
        </w:rPr>
      </w:pPr>
    </w:p>
    <w:p w14:paraId="7300B677" w14:textId="3FCBED97" w:rsidR="00374F68" w:rsidRDefault="00D82F7C" w:rsidP="00D82F7C">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167" w:name="_Toc70286246"/>
      <w:r w:rsidRPr="00C606B6">
        <w:rPr>
          <w:rFonts w:ascii="Times New Roman" w:hAnsi="Times New Roman" w:cs="Times New Roman"/>
          <w:b/>
          <w:color w:val="000000" w:themeColor="text1"/>
          <w:sz w:val="28"/>
          <w:szCs w:val="28"/>
        </w:rPr>
        <w:t>Спецификация вариантов использования системы</w:t>
      </w:r>
      <w:bookmarkEnd w:id="167"/>
    </w:p>
    <w:p w14:paraId="0D669D70" w14:textId="77777777" w:rsidR="00B87A86" w:rsidRPr="00B87A86" w:rsidRDefault="00B87A86" w:rsidP="00B87A86"/>
    <w:p w14:paraId="238F5929" w14:textId="1E75D025" w:rsidR="00F836D5" w:rsidRDefault="00F836D5" w:rsidP="00F836D5">
      <w:pPr>
        <w:spacing w:after="0"/>
        <w:ind w:firstLine="709"/>
        <w:jc w:val="both"/>
        <w:rPr>
          <w:rFonts w:ascii="Times New Roman" w:hAnsi="Times New Roman" w:cs="Times New Roman"/>
          <w:sz w:val="28"/>
        </w:rPr>
      </w:pPr>
      <w:bookmarkStart w:id="168" w:name="_Toc451079229"/>
      <w:bookmarkStart w:id="169" w:name="_Toc451079460"/>
      <w:r w:rsidRPr="00FC2B87">
        <w:rPr>
          <w:rFonts w:ascii="Times New Roman" w:hAnsi="Times New Roman" w:cs="Times New Roman"/>
          <w:i/>
          <w:sz w:val="28"/>
        </w:rPr>
        <w:t>Диаграмма вариантов использования</w:t>
      </w:r>
      <w:r w:rsidRPr="00832921">
        <w:rPr>
          <w:rFonts w:ascii="Times New Roman" w:hAnsi="Times New Roman" w:cs="Times New Roman"/>
          <w:sz w:val="28"/>
        </w:rPr>
        <w:t xml:space="preserve"> позволяет провести анализ использования системы, то есть провести описание ее основного предназначения. Основными компонентами диаграммы вариантов использования являются актеры и прецеденты. Актеры – это пользователи системы, прецеденты же представляют собой возможные варианты</w:t>
      </w:r>
      <w:r>
        <w:rPr>
          <w:rFonts w:ascii="Times New Roman" w:hAnsi="Times New Roman" w:cs="Times New Roman"/>
          <w:sz w:val="28"/>
        </w:rPr>
        <w:t xml:space="preserve"> использования системы актерами</w:t>
      </w:r>
      <w:r w:rsidRPr="00ED7E13">
        <w:rPr>
          <w:rFonts w:ascii="Times New Roman" w:hAnsi="Times New Roman" w:cs="Times New Roman"/>
          <w:sz w:val="28"/>
        </w:rPr>
        <w:t>.</w:t>
      </w:r>
      <w:bookmarkEnd w:id="168"/>
      <w:bookmarkEnd w:id="169"/>
      <w:r>
        <w:rPr>
          <w:rFonts w:ascii="Times New Roman" w:hAnsi="Times New Roman" w:cs="Times New Roman"/>
          <w:sz w:val="28"/>
        </w:rPr>
        <w:t xml:space="preserve"> Рисунок </w:t>
      </w:r>
    </w:p>
    <w:p w14:paraId="6216FDA3" w14:textId="77777777" w:rsidR="00F836D5" w:rsidRPr="00832921" w:rsidRDefault="00F836D5" w:rsidP="00F836D5">
      <w:pPr>
        <w:pStyle w:val="af8"/>
        <w:tabs>
          <w:tab w:val="left" w:pos="851"/>
        </w:tabs>
        <w:spacing w:line="276" w:lineRule="auto"/>
        <w:ind w:firstLine="709"/>
        <w:rPr>
          <w:rFonts w:ascii="Times New Roman" w:hAnsi="Times New Roman"/>
          <w:sz w:val="28"/>
        </w:rPr>
      </w:pPr>
      <w:r w:rsidRPr="00832921">
        <w:rPr>
          <w:rFonts w:ascii="Times New Roman" w:hAnsi="Times New Roman"/>
          <w:sz w:val="28"/>
        </w:rPr>
        <w:t>Актерами, которые работают с данной системой</w:t>
      </w:r>
      <w:r>
        <w:rPr>
          <w:rFonts w:ascii="Times New Roman" w:hAnsi="Times New Roman"/>
          <w:sz w:val="28"/>
        </w:rPr>
        <w:t>,</w:t>
      </w:r>
      <w:r w:rsidRPr="00832921">
        <w:rPr>
          <w:rFonts w:ascii="Times New Roman" w:hAnsi="Times New Roman"/>
          <w:sz w:val="28"/>
        </w:rPr>
        <w:t xml:space="preserve"> являются:</w:t>
      </w:r>
    </w:p>
    <w:p w14:paraId="270D3ED1" w14:textId="1FDED31E" w:rsidR="00F836D5" w:rsidRPr="00832921" w:rsidRDefault="00FC5492" w:rsidP="00F836D5">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а</w:t>
      </w:r>
      <w:r w:rsidR="00F836D5" w:rsidRPr="00832921">
        <w:rPr>
          <w:rFonts w:ascii="Times New Roman" w:hAnsi="Times New Roman"/>
          <w:sz w:val="28"/>
        </w:rPr>
        <w:t>дминистратор, который имеет полный доступ к системе;</w:t>
      </w:r>
    </w:p>
    <w:p w14:paraId="422FA148" w14:textId="74F3AD5A" w:rsidR="00F836D5" w:rsidRPr="007E714B" w:rsidRDefault="00FC5492" w:rsidP="00F836D5">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w:t>
      </w:r>
      <w:r w:rsidR="00F836D5">
        <w:rPr>
          <w:rFonts w:ascii="Times New Roman" w:hAnsi="Times New Roman"/>
          <w:sz w:val="28"/>
        </w:rPr>
        <w:t>ользователи, имеют</w:t>
      </w:r>
      <w:r w:rsidR="00F836D5" w:rsidRPr="00832921">
        <w:rPr>
          <w:rFonts w:ascii="Times New Roman" w:hAnsi="Times New Roman"/>
          <w:sz w:val="28"/>
        </w:rPr>
        <w:t xml:space="preserve"> доступ к </w:t>
      </w:r>
      <w:r w:rsidR="00F836D5">
        <w:rPr>
          <w:rFonts w:ascii="Times New Roman" w:hAnsi="Times New Roman"/>
          <w:sz w:val="28"/>
        </w:rPr>
        <w:t>обучающим материалам</w:t>
      </w:r>
      <w:r w:rsidR="00F836D5" w:rsidRPr="00832921">
        <w:rPr>
          <w:rFonts w:ascii="Times New Roman" w:hAnsi="Times New Roman"/>
          <w:sz w:val="28"/>
        </w:rPr>
        <w:t xml:space="preserve">, </w:t>
      </w:r>
      <w:r w:rsidR="00F836D5">
        <w:rPr>
          <w:rFonts w:ascii="Times New Roman" w:hAnsi="Times New Roman"/>
          <w:sz w:val="28"/>
        </w:rPr>
        <w:t>изменением механики подбора под себя</w:t>
      </w:r>
      <w:r w:rsidR="00F836D5" w:rsidRPr="00774C28">
        <w:rPr>
          <w:rFonts w:ascii="Times New Roman" w:hAnsi="Times New Roman"/>
          <w:sz w:val="28"/>
        </w:rPr>
        <w:t xml:space="preserve">, </w:t>
      </w:r>
      <w:r w:rsidR="00F836D5">
        <w:rPr>
          <w:rFonts w:ascii="Times New Roman" w:hAnsi="Times New Roman"/>
          <w:sz w:val="28"/>
        </w:rPr>
        <w:t>поиску.</w:t>
      </w:r>
    </w:p>
    <w:p w14:paraId="384B1A54" w14:textId="77777777" w:rsidR="00F836D5" w:rsidRDefault="00F836D5" w:rsidP="00F836D5">
      <w:pPr>
        <w:pStyle w:val="af8"/>
        <w:tabs>
          <w:tab w:val="left" w:pos="851"/>
        </w:tabs>
        <w:spacing w:line="276" w:lineRule="auto"/>
        <w:ind w:firstLine="709"/>
        <w:jc w:val="both"/>
        <w:rPr>
          <w:rFonts w:ascii="Times New Roman" w:hAnsi="Times New Roman"/>
          <w:sz w:val="28"/>
        </w:rPr>
      </w:pPr>
      <w:r w:rsidRPr="00832921">
        <w:rPr>
          <w:rFonts w:ascii="Times New Roman" w:hAnsi="Times New Roman"/>
          <w:sz w:val="28"/>
        </w:rPr>
        <w:t>В системе реализованы сл</w:t>
      </w:r>
      <w:r>
        <w:rPr>
          <w:rFonts w:ascii="Times New Roman" w:hAnsi="Times New Roman"/>
          <w:sz w:val="28"/>
        </w:rPr>
        <w:t>едующие варианты использования:</w:t>
      </w:r>
    </w:p>
    <w:p w14:paraId="0AB6404A" w14:textId="5120EEE5" w:rsidR="00F836D5"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434E456A" w14:textId="07141661"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4F536CA2"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p>
    <w:p w14:paraId="6CF90B79"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3199275F"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160C0230"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123D10C2"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53DAAC62" w14:textId="672811A8"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p>
    <w:p w14:paraId="4BB89A5F" w14:textId="79CDF537" w:rsidR="00FC5492" w:rsidRP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p>
    <w:p w14:paraId="60095BE3" w14:textId="77777777" w:rsidR="00F836D5" w:rsidRPr="00832921" w:rsidRDefault="00F836D5" w:rsidP="00F836D5">
      <w:pPr>
        <w:spacing w:after="0"/>
        <w:ind w:firstLine="709"/>
        <w:jc w:val="both"/>
        <w:rPr>
          <w:rFonts w:ascii="Times New Roman" w:hAnsi="Times New Roman" w:cs="Times New Roman"/>
          <w:sz w:val="28"/>
        </w:rPr>
      </w:pPr>
    </w:p>
    <w:p w14:paraId="640254B2" w14:textId="77777777" w:rsidR="00F836D5" w:rsidRPr="003E523C" w:rsidRDefault="00F836D5" w:rsidP="00F836D5">
      <w:pPr>
        <w:jc w:val="both"/>
      </w:pPr>
    </w:p>
    <w:p w14:paraId="089ECF81" w14:textId="77777777" w:rsidR="00090B1D" w:rsidRDefault="00090B1D" w:rsidP="00090B1D"/>
    <w:p w14:paraId="4F8B320D" w14:textId="62CD9886" w:rsidR="00090B1D" w:rsidRDefault="00FC5492" w:rsidP="00090B1D">
      <w:r w:rsidRPr="00FC5492">
        <w:rPr>
          <w:noProof/>
          <w:lang w:eastAsia="ru-RU"/>
        </w:rPr>
        <w:drawing>
          <wp:inline distT="0" distB="0" distL="0" distR="0" wp14:anchorId="04612EEA" wp14:editId="3BA27D9C">
            <wp:extent cx="5940425" cy="4076065"/>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076065"/>
                    </a:xfrm>
                    <a:prstGeom prst="rect">
                      <a:avLst/>
                    </a:prstGeom>
                  </pic:spPr>
                </pic:pic>
              </a:graphicData>
            </a:graphic>
          </wp:inline>
        </w:drawing>
      </w:r>
    </w:p>
    <w:p w14:paraId="28BEEF23" w14:textId="2F85EF9D" w:rsidR="00F836D5" w:rsidRPr="00F836D5" w:rsidRDefault="00F836D5" w:rsidP="00F836D5">
      <w:pPr>
        <w:jc w:val="center"/>
      </w:pPr>
      <w:r w:rsidRPr="00F836D5">
        <w:rPr>
          <w:rFonts w:ascii="Times New Roman" w:eastAsia="Calibri" w:hAnsi="Times New Roman" w:cs="Times New Roman"/>
          <w:sz w:val="28"/>
          <w:szCs w:val="28"/>
        </w:rPr>
        <w:t>Рисунок</w:t>
      </w:r>
      <w:r>
        <w:t xml:space="preserve"> </w:t>
      </w:r>
      <w:r>
        <w:rPr>
          <w:rFonts w:ascii="Times New Roman" w:eastAsia="Calibri" w:hAnsi="Times New Roman" w:cs="Times New Roman"/>
          <w:sz w:val="28"/>
          <w:szCs w:val="28"/>
        </w:rPr>
        <w:t>Диаграмма вариантов использования</w:t>
      </w:r>
    </w:p>
    <w:p w14:paraId="3FE8E76F" w14:textId="77777777" w:rsidR="00F836D5" w:rsidRPr="00090B1D" w:rsidRDefault="00F836D5" w:rsidP="00090B1D"/>
    <w:p w14:paraId="047ECE94" w14:textId="0FC7B020" w:rsidR="00374F68" w:rsidRDefault="00374F68" w:rsidP="00374F68">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170" w:name="_Toc70286247"/>
      <w:r w:rsidRPr="00374F68">
        <w:rPr>
          <w:rFonts w:ascii="Times New Roman" w:hAnsi="Times New Roman" w:cs="Times New Roman"/>
          <w:b/>
          <w:color w:val="000000" w:themeColor="text1"/>
          <w:sz w:val="28"/>
          <w:szCs w:val="28"/>
        </w:rPr>
        <w:t>Информационная модель системы</w:t>
      </w:r>
      <w:bookmarkEnd w:id="170"/>
    </w:p>
    <w:p w14:paraId="688E5014" w14:textId="77777777" w:rsidR="0015103A" w:rsidRDefault="0015103A" w:rsidP="0015103A"/>
    <w:p w14:paraId="2856031D" w14:textId="77777777" w:rsidR="0015103A" w:rsidRPr="002F3394" w:rsidRDefault="0015103A" w:rsidP="0015103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дипломном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проекте</w:t>
      </w:r>
      <w:r w:rsidRPr="002F3394">
        <w:rPr>
          <w:rFonts w:ascii="Times New Roman" w:eastAsia="Times New Roman" w:hAnsi="Times New Roman" w:cs="Times New Roman"/>
          <w:sz w:val="28"/>
          <w:szCs w:val="28"/>
        </w:rPr>
        <w:t xml:space="preserve"> для моделирования информационной системы </w:t>
      </w:r>
      <w:r w:rsidRPr="005A24F0">
        <w:rPr>
          <w:rFonts w:ascii="Times New Roman" w:hAnsi="Times New Roman" w:cs="Times New Roman"/>
          <w:sz w:val="28"/>
        </w:rPr>
        <w:t xml:space="preserve">было использовано техническое средство </w:t>
      </w:r>
      <w:proofErr w:type="spellStart"/>
      <w:r w:rsidRPr="005A24F0">
        <w:rPr>
          <w:rFonts w:ascii="Times New Roman" w:hAnsi="Times New Roman" w:cs="Times New Roman"/>
          <w:sz w:val="28"/>
          <w:lang w:val="en-US"/>
        </w:rPr>
        <w:t>ERWin</w:t>
      </w:r>
      <w:proofErr w:type="spellEnd"/>
      <w:r w:rsidRPr="005A24F0">
        <w:rPr>
          <w:rFonts w:ascii="Times New Roman" w:hAnsi="Times New Roman" w:cs="Times New Roman"/>
          <w:sz w:val="28"/>
        </w:rPr>
        <w:t xml:space="preserve"> </w:t>
      </w:r>
      <w:proofErr w:type="spellStart"/>
      <w:r>
        <w:rPr>
          <w:rFonts w:ascii="Times New Roman" w:hAnsi="Times New Roman" w:cs="Times New Roman"/>
          <w:sz w:val="28"/>
          <w:lang w:val="en-US"/>
        </w:rPr>
        <w:t>DataModel</w:t>
      </w:r>
      <w:r w:rsidRPr="005A24F0">
        <w:rPr>
          <w:rFonts w:ascii="Times New Roman" w:hAnsi="Times New Roman" w:cs="Times New Roman"/>
          <w:sz w:val="28"/>
          <w:lang w:val="en-US"/>
        </w:rPr>
        <w:t>er</w:t>
      </w:r>
      <w:proofErr w:type="spellEnd"/>
      <w:r>
        <w:rPr>
          <w:rFonts w:ascii="Times New Roman" w:eastAsia="Times New Roman" w:hAnsi="Times New Roman" w:cs="Times New Roman"/>
          <w:sz w:val="28"/>
          <w:szCs w:val="28"/>
        </w:rPr>
        <w:t>.</w:t>
      </w:r>
    </w:p>
    <w:p w14:paraId="06C23080" w14:textId="77777777"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 xml:space="preserve">Основные составляющие части визуального представления </w:t>
      </w:r>
      <w:proofErr w:type="spellStart"/>
      <w:r w:rsidRPr="002F3394">
        <w:rPr>
          <w:rFonts w:ascii="Times New Roman" w:eastAsia="Times New Roman" w:hAnsi="Times New Roman" w:cs="Times New Roman"/>
          <w:sz w:val="28"/>
          <w:szCs w:val="28"/>
        </w:rPr>
        <w:t>ERwin</w:t>
      </w:r>
      <w:proofErr w:type="spellEnd"/>
      <w:r w:rsidRPr="002F3394">
        <w:rPr>
          <w:rFonts w:ascii="Times New Roman" w:eastAsia="Times New Roman" w:hAnsi="Times New Roman" w:cs="Times New Roman"/>
          <w:sz w:val="28"/>
          <w:szCs w:val="28"/>
        </w:rPr>
        <w:t xml:space="preserve">  – это сущности, атрибуты и связи. Каждая сущность является множеством сходных объектов, называемых экземплярами. Каждый экземпляр индивидуален и должен отличаться от всех остальных экземпляров. Атрибут выражает некоторое свойство объекта. В базе данных сущности соответствует таблица, экземпляру сущности </w:t>
      </w:r>
      <w:r>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 xml:space="preserve"> строка (запись) в таблице, а атрибуту – колонка </w:t>
      </w:r>
      <w:r w:rsidRPr="002F3394">
        <w:rPr>
          <w:rFonts w:ascii="Times New Roman" w:eastAsia="Times New Roman" w:hAnsi="Times New Roman" w:cs="Times New Roman"/>
          <w:sz w:val="28"/>
          <w:szCs w:val="28"/>
        </w:rPr>
        <w:lastRenderedPageBreak/>
        <w:t>(поле) таблицы. Построение информационной модели данных предпола</w:t>
      </w:r>
      <w:r>
        <w:rPr>
          <w:rFonts w:ascii="Times New Roman" w:eastAsia="Times New Roman" w:hAnsi="Times New Roman" w:cs="Times New Roman"/>
          <w:sz w:val="28"/>
          <w:szCs w:val="28"/>
        </w:rPr>
        <w:t>гает определение сущностей и ат</w:t>
      </w:r>
      <w:r w:rsidRPr="002F3394">
        <w:rPr>
          <w:rFonts w:ascii="Times New Roman" w:eastAsia="Times New Roman" w:hAnsi="Times New Roman" w:cs="Times New Roman"/>
          <w:sz w:val="28"/>
          <w:szCs w:val="28"/>
        </w:rPr>
        <w:t xml:space="preserve">рибутов. </w:t>
      </w:r>
    </w:p>
    <w:p w14:paraId="62CB647B" w14:textId="42E38917"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 xml:space="preserve">В </w:t>
      </w:r>
      <w:proofErr w:type="spellStart"/>
      <w:r w:rsidRPr="002F3394">
        <w:rPr>
          <w:rFonts w:ascii="Times New Roman" w:eastAsia="Times New Roman" w:hAnsi="Times New Roman" w:cs="Times New Roman"/>
          <w:sz w:val="28"/>
          <w:szCs w:val="28"/>
        </w:rPr>
        <w:t>ERwin</w:t>
      </w:r>
      <w:proofErr w:type="spellEnd"/>
      <w:r w:rsidRPr="002F3394">
        <w:rPr>
          <w:rFonts w:ascii="Times New Roman" w:eastAsia="Times New Roman" w:hAnsi="Times New Roman" w:cs="Times New Roman"/>
          <w:sz w:val="28"/>
          <w:szCs w:val="28"/>
        </w:rPr>
        <w:t xml:space="preserve"> с</w:t>
      </w:r>
      <w:r>
        <w:rPr>
          <w:rFonts w:ascii="Times New Roman" w:eastAsia="Times New Roman" w:hAnsi="Times New Roman" w:cs="Times New Roman"/>
          <w:sz w:val="28"/>
          <w:szCs w:val="28"/>
        </w:rPr>
        <w:t>уществуют два уровня представле</w:t>
      </w:r>
      <w:r w:rsidRPr="002F3394">
        <w:rPr>
          <w:rFonts w:ascii="Times New Roman" w:eastAsia="Times New Roman" w:hAnsi="Times New Roman" w:cs="Times New Roman"/>
          <w:sz w:val="28"/>
          <w:szCs w:val="28"/>
        </w:rPr>
        <w:t>ния — логический и физический</w:t>
      </w:r>
      <w:r>
        <w:rPr>
          <w:rFonts w:ascii="Times New Roman" w:eastAsia="Times New Roman" w:hAnsi="Times New Roman" w:cs="Times New Roman"/>
          <w:sz w:val="28"/>
          <w:szCs w:val="28"/>
        </w:rPr>
        <w:t xml:space="preserve"> [1</w:t>
      </w:r>
      <w:r w:rsidRPr="00CA6E41">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w:t>
      </w:r>
    </w:p>
    <w:p w14:paraId="2FDAB58D" w14:textId="732E8FDD"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Логический уровень означает непосредственное отображение фактов из реальной жизни. На нем данные представляются так, как они выглядят в реальном мире. Объекты модели, представляемые на логическом уровне, называются сущностями и атрибутами. Логическая модель данных не связана с конкретной СУБД. Логический уровень данной информационной м</w:t>
      </w:r>
      <w:r>
        <w:rPr>
          <w:rFonts w:ascii="Times New Roman" w:eastAsia="Times New Roman" w:hAnsi="Times New Roman" w:cs="Times New Roman"/>
          <w:sz w:val="28"/>
          <w:szCs w:val="28"/>
        </w:rPr>
        <w:t>одели представлен на рисунке.</w:t>
      </w:r>
    </w:p>
    <w:p w14:paraId="121F27D5" w14:textId="0E93C6A3" w:rsidR="0015103A" w:rsidRDefault="0015103A" w:rsidP="0015103A">
      <w:pPr>
        <w:spacing w:after="0"/>
        <w:ind w:firstLine="709"/>
        <w:jc w:val="center"/>
        <w:rPr>
          <w:rFonts w:ascii="Times New Roman" w:eastAsia="Times New Roman" w:hAnsi="Times New Roman" w:cs="Times New Roman"/>
          <w:sz w:val="28"/>
          <w:szCs w:val="28"/>
        </w:rPr>
      </w:pPr>
      <w:r w:rsidRPr="0015103A">
        <w:rPr>
          <w:rFonts w:ascii="Times New Roman" w:eastAsia="Times New Roman" w:hAnsi="Times New Roman" w:cs="Times New Roman"/>
          <w:noProof/>
          <w:sz w:val="28"/>
          <w:szCs w:val="28"/>
        </w:rPr>
        <w:drawing>
          <wp:inline distT="0" distB="0" distL="0" distR="0" wp14:anchorId="563825EB" wp14:editId="5F665097">
            <wp:extent cx="5940425" cy="509333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5093335"/>
                    </a:xfrm>
                    <a:prstGeom prst="rect">
                      <a:avLst/>
                    </a:prstGeom>
                  </pic:spPr>
                </pic:pic>
              </a:graphicData>
            </a:graphic>
          </wp:inline>
        </w:drawing>
      </w:r>
    </w:p>
    <w:p w14:paraId="5C51F769" w14:textId="77777777" w:rsidR="0015103A" w:rsidRDefault="0015103A" w:rsidP="0015103A">
      <w:pPr>
        <w:spacing w:after="0"/>
        <w:ind w:firstLine="709"/>
        <w:jc w:val="center"/>
        <w:rPr>
          <w:rFonts w:ascii="Times New Roman" w:eastAsia="Times New Roman" w:hAnsi="Times New Roman" w:cs="Times New Roman"/>
          <w:sz w:val="28"/>
          <w:szCs w:val="28"/>
        </w:rPr>
      </w:pPr>
    </w:p>
    <w:p w14:paraId="62AAF7A5" w14:textId="77777777" w:rsidR="0015103A" w:rsidRDefault="0015103A" w:rsidP="0015103A">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 xml:space="preserve">Рисунок– Логическая информационная модель системы </w:t>
      </w:r>
      <w:r w:rsidRPr="00832921">
        <w:rPr>
          <w:rFonts w:ascii="Times New Roman" w:hAnsi="Times New Roman"/>
          <w:sz w:val="28"/>
          <w:szCs w:val="28"/>
        </w:rPr>
        <w:t>«</w:t>
      </w:r>
      <w:r>
        <w:rPr>
          <w:rFonts w:ascii="Times New Roman" w:hAnsi="Times New Roman"/>
          <w:sz w:val="28"/>
        </w:rPr>
        <w:t>Подбора и хранения обучающих материалов</w:t>
      </w:r>
      <w:r w:rsidRPr="00832921">
        <w:rPr>
          <w:rFonts w:ascii="Times New Roman" w:hAnsi="Times New Roman"/>
          <w:sz w:val="28"/>
          <w:szCs w:val="28"/>
        </w:rPr>
        <w:t>»</w:t>
      </w:r>
    </w:p>
    <w:p w14:paraId="05511F4C" w14:textId="77777777" w:rsidR="0015103A" w:rsidRDefault="0015103A" w:rsidP="0015103A">
      <w:pPr>
        <w:pStyle w:val="af8"/>
        <w:tabs>
          <w:tab w:val="left" w:pos="851"/>
        </w:tabs>
        <w:spacing w:line="276" w:lineRule="auto"/>
        <w:jc w:val="center"/>
        <w:rPr>
          <w:rFonts w:ascii="Times New Roman" w:hAnsi="Times New Roman"/>
          <w:sz w:val="28"/>
          <w:szCs w:val="28"/>
        </w:rPr>
      </w:pPr>
    </w:p>
    <w:p w14:paraId="57C2A86C" w14:textId="53EB4F61"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lastRenderedPageBreak/>
        <w:t>Физическая же модель данных зависит от конкретной СУБД. Значит, одной и той же логической модели могут соответствовать несколько различных физических моделей. Физический уровень модели представлен на рисунке</w:t>
      </w:r>
    </w:p>
    <w:p w14:paraId="388C8721" w14:textId="77777777" w:rsidR="0015103A" w:rsidRDefault="0015103A" w:rsidP="0015103A">
      <w:pPr>
        <w:spacing w:after="0"/>
        <w:ind w:firstLine="709"/>
        <w:jc w:val="both"/>
        <w:rPr>
          <w:rFonts w:ascii="Times New Roman" w:eastAsia="Times New Roman" w:hAnsi="Times New Roman" w:cs="Times New Roman"/>
          <w:sz w:val="28"/>
          <w:szCs w:val="28"/>
        </w:rPr>
      </w:pPr>
    </w:p>
    <w:p w14:paraId="0228D2EF" w14:textId="7A744E8A" w:rsidR="0015103A" w:rsidRDefault="0015103A" w:rsidP="00227A30">
      <w:pPr>
        <w:spacing w:after="0"/>
        <w:ind w:firstLine="709"/>
        <w:rPr>
          <w:rFonts w:ascii="Times New Roman" w:eastAsia="Times New Roman" w:hAnsi="Times New Roman" w:cs="Times New Roman"/>
          <w:sz w:val="28"/>
          <w:szCs w:val="28"/>
        </w:rPr>
      </w:pPr>
      <w:r w:rsidRPr="0015103A">
        <w:rPr>
          <w:rFonts w:ascii="Times New Roman" w:eastAsia="Times New Roman" w:hAnsi="Times New Roman" w:cs="Times New Roman"/>
          <w:noProof/>
          <w:sz w:val="28"/>
          <w:szCs w:val="28"/>
        </w:rPr>
        <w:drawing>
          <wp:inline distT="0" distB="0" distL="0" distR="0" wp14:anchorId="5AF600E3" wp14:editId="77121036">
            <wp:extent cx="5940425" cy="5489575"/>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5489575"/>
                    </a:xfrm>
                    <a:prstGeom prst="rect">
                      <a:avLst/>
                    </a:prstGeom>
                  </pic:spPr>
                </pic:pic>
              </a:graphicData>
            </a:graphic>
          </wp:inline>
        </w:drawing>
      </w:r>
    </w:p>
    <w:p w14:paraId="0B04D22B" w14:textId="77777777" w:rsidR="0015103A" w:rsidRDefault="0015103A" w:rsidP="0015103A">
      <w:pPr>
        <w:spacing w:after="0"/>
        <w:ind w:firstLine="709"/>
        <w:jc w:val="both"/>
        <w:rPr>
          <w:rFonts w:ascii="Times New Roman" w:eastAsia="Times New Roman" w:hAnsi="Times New Roman" w:cs="Times New Roman"/>
          <w:sz w:val="28"/>
          <w:szCs w:val="28"/>
        </w:rPr>
      </w:pPr>
    </w:p>
    <w:p w14:paraId="0958492B" w14:textId="2592F1D7" w:rsidR="0015103A" w:rsidRPr="00832921" w:rsidRDefault="0015103A" w:rsidP="0015103A">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 xml:space="preserve">Рисунок– Физическая информационная модель системы </w:t>
      </w:r>
      <w:r w:rsidRPr="00832921">
        <w:rPr>
          <w:rFonts w:ascii="Times New Roman" w:hAnsi="Times New Roman"/>
          <w:sz w:val="28"/>
          <w:szCs w:val="28"/>
        </w:rPr>
        <w:t>«</w:t>
      </w:r>
      <w:r w:rsidR="00227A30">
        <w:rPr>
          <w:rFonts w:ascii="Times New Roman" w:hAnsi="Times New Roman"/>
          <w:sz w:val="28"/>
        </w:rPr>
        <w:t>Подбора и хранения обучающих материалов</w:t>
      </w:r>
      <w:r w:rsidRPr="00832921">
        <w:rPr>
          <w:rFonts w:ascii="Times New Roman" w:hAnsi="Times New Roman"/>
          <w:sz w:val="28"/>
          <w:szCs w:val="28"/>
        </w:rPr>
        <w:t>»</w:t>
      </w:r>
    </w:p>
    <w:p w14:paraId="36E08DE9" w14:textId="77777777" w:rsidR="0015103A" w:rsidRPr="0015103A" w:rsidRDefault="0015103A" w:rsidP="0015103A">
      <w:pPr>
        <w:spacing w:after="0"/>
        <w:ind w:firstLine="709"/>
        <w:jc w:val="both"/>
        <w:rPr>
          <w:rFonts w:ascii="Times New Roman" w:eastAsia="Times New Roman" w:hAnsi="Times New Roman" w:cs="Times New Roman"/>
          <w:sz w:val="28"/>
          <w:szCs w:val="28"/>
        </w:rPr>
      </w:pPr>
    </w:p>
    <w:p w14:paraId="2B256C9E" w14:textId="77777777" w:rsidR="0015103A" w:rsidRPr="002F3394" w:rsidRDefault="0015103A" w:rsidP="0015103A">
      <w:pPr>
        <w:spacing w:after="0"/>
        <w:ind w:firstLine="709"/>
        <w:jc w:val="center"/>
        <w:rPr>
          <w:rFonts w:ascii="Times New Roman" w:eastAsia="Times New Roman" w:hAnsi="Times New Roman" w:cs="Times New Roman"/>
          <w:sz w:val="28"/>
          <w:szCs w:val="28"/>
        </w:rPr>
      </w:pPr>
    </w:p>
    <w:p w14:paraId="5B0F41AB" w14:textId="77777777" w:rsidR="00E05366" w:rsidRPr="00E05366" w:rsidRDefault="00E05366" w:rsidP="00E05366"/>
    <w:p w14:paraId="060B1ED9" w14:textId="77458859" w:rsidR="00E05366" w:rsidRDefault="00374F68" w:rsidP="00E05366">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171" w:name="_Toc484033923"/>
      <w:bookmarkStart w:id="172" w:name="_Toc70286248"/>
      <w:r w:rsidRPr="00374F68">
        <w:rPr>
          <w:rFonts w:ascii="Times New Roman" w:hAnsi="Times New Roman" w:cs="Times New Roman"/>
          <w:b/>
          <w:color w:val="000000" w:themeColor="text1"/>
          <w:sz w:val="28"/>
          <w:szCs w:val="28"/>
        </w:rPr>
        <w:lastRenderedPageBreak/>
        <w:t>Описание алгоритмов, реализующих бизнес-логику системы</w:t>
      </w:r>
      <w:bookmarkEnd w:id="171"/>
      <w:bookmarkEnd w:id="172"/>
    </w:p>
    <w:p w14:paraId="2E0F0AD4" w14:textId="77777777" w:rsidR="0015103A" w:rsidRPr="0015103A" w:rsidRDefault="0015103A" w:rsidP="0015103A"/>
    <w:p w14:paraId="25370A4F"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73" w:name="_Toc69648226"/>
      <w:bookmarkStart w:id="174" w:name="_Toc69651952"/>
      <w:bookmarkStart w:id="175" w:name="_Toc69667245"/>
      <w:bookmarkStart w:id="176" w:name="_Toc69672697"/>
      <w:bookmarkStart w:id="177" w:name="_Toc69672747"/>
      <w:bookmarkStart w:id="178" w:name="_Toc69675506"/>
      <w:bookmarkStart w:id="179" w:name="_Toc70062843"/>
      <w:bookmarkStart w:id="180" w:name="_Toc70062887"/>
      <w:bookmarkStart w:id="181" w:name="_Toc70264538"/>
      <w:bookmarkStart w:id="182" w:name="_Toc70266977"/>
      <w:bookmarkStart w:id="183" w:name="_Toc70274433"/>
      <w:bookmarkStart w:id="184" w:name="_Toc70277068"/>
      <w:bookmarkStart w:id="185" w:name="_Toc70278316"/>
      <w:bookmarkStart w:id="186" w:name="_Toc70286141"/>
      <w:bookmarkStart w:id="187" w:name="_Toc70286249"/>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14:paraId="69CA583B"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88" w:name="_Toc69648227"/>
      <w:bookmarkStart w:id="189" w:name="_Toc69651953"/>
      <w:bookmarkStart w:id="190" w:name="_Toc69667246"/>
      <w:bookmarkStart w:id="191" w:name="_Toc69672698"/>
      <w:bookmarkStart w:id="192" w:name="_Toc69672748"/>
      <w:bookmarkStart w:id="193" w:name="_Toc69675507"/>
      <w:bookmarkStart w:id="194" w:name="_Toc70062844"/>
      <w:bookmarkStart w:id="195" w:name="_Toc70062888"/>
      <w:bookmarkStart w:id="196" w:name="_Toc70264539"/>
      <w:bookmarkStart w:id="197" w:name="_Toc70266978"/>
      <w:bookmarkStart w:id="198" w:name="_Toc70274434"/>
      <w:bookmarkStart w:id="199" w:name="_Toc70277069"/>
      <w:bookmarkStart w:id="200" w:name="_Toc70278317"/>
      <w:bookmarkStart w:id="201" w:name="_Toc70286142"/>
      <w:bookmarkStart w:id="202" w:name="_Toc70286250"/>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14:paraId="48432F81"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203" w:name="_Toc69648228"/>
      <w:bookmarkStart w:id="204" w:name="_Toc69651954"/>
      <w:bookmarkStart w:id="205" w:name="_Toc69667247"/>
      <w:bookmarkStart w:id="206" w:name="_Toc69672699"/>
      <w:bookmarkStart w:id="207" w:name="_Toc69672749"/>
      <w:bookmarkStart w:id="208" w:name="_Toc69675508"/>
      <w:bookmarkStart w:id="209" w:name="_Toc70062845"/>
      <w:bookmarkStart w:id="210" w:name="_Toc70062889"/>
      <w:bookmarkStart w:id="211" w:name="_Toc70264540"/>
      <w:bookmarkStart w:id="212" w:name="_Toc70266979"/>
      <w:bookmarkStart w:id="213" w:name="_Toc70274435"/>
      <w:bookmarkStart w:id="214" w:name="_Toc70277070"/>
      <w:bookmarkStart w:id="215" w:name="_Toc70278318"/>
      <w:bookmarkStart w:id="216" w:name="_Toc70286143"/>
      <w:bookmarkStart w:id="217" w:name="_Toc70286251"/>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14:paraId="21C0E35A"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218" w:name="_Toc69648229"/>
      <w:bookmarkStart w:id="219" w:name="_Toc69651955"/>
      <w:bookmarkStart w:id="220" w:name="_Toc69667248"/>
      <w:bookmarkStart w:id="221" w:name="_Toc69672700"/>
      <w:bookmarkStart w:id="222" w:name="_Toc69672750"/>
      <w:bookmarkStart w:id="223" w:name="_Toc69675509"/>
      <w:bookmarkStart w:id="224" w:name="_Toc70062846"/>
      <w:bookmarkStart w:id="225" w:name="_Toc70062890"/>
      <w:bookmarkStart w:id="226" w:name="_Toc70264541"/>
      <w:bookmarkStart w:id="227" w:name="_Toc70266980"/>
      <w:bookmarkStart w:id="228" w:name="_Toc70274436"/>
      <w:bookmarkStart w:id="229" w:name="_Toc70277071"/>
      <w:bookmarkStart w:id="230" w:name="_Toc70278319"/>
      <w:bookmarkStart w:id="231" w:name="_Toc70286144"/>
      <w:bookmarkStart w:id="232" w:name="_Toc70286252"/>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1F830956"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233" w:name="_Toc69648230"/>
      <w:bookmarkStart w:id="234" w:name="_Toc69651956"/>
      <w:bookmarkStart w:id="235" w:name="_Toc69667249"/>
      <w:bookmarkStart w:id="236" w:name="_Toc69672701"/>
      <w:bookmarkStart w:id="237" w:name="_Toc69672751"/>
      <w:bookmarkStart w:id="238" w:name="_Toc69675510"/>
      <w:bookmarkStart w:id="239" w:name="_Toc70062847"/>
      <w:bookmarkStart w:id="240" w:name="_Toc70062891"/>
      <w:bookmarkStart w:id="241" w:name="_Toc70264542"/>
      <w:bookmarkStart w:id="242" w:name="_Toc70266981"/>
      <w:bookmarkStart w:id="243" w:name="_Toc70274437"/>
      <w:bookmarkStart w:id="244" w:name="_Toc70277072"/>
      <w:bookmarkStart w:id="245" w:name="_Toc70278320"/>
      <w:bookmarkStart w:id="246" w:name="_Toc70286145"/>
      <w:bookmarkStart w:id="247" w:name="_Toc70286253"/>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14:paraId="209D91F1" w14:textId="543B275E" w:rsidR="00264F85" w:rsidRDefault="00264F85" w:rsidP="00264F85">
      <w:pPr>
        <w:pStyle w:val="2"/>
        <w:numPr>
          <w:ilvl w:val="2"/>
          <w:numId w:val="30"/>
        </w:numPr>
        <w:rPr>
          <w:rFonts w:ascii="Times New Roman" w:hAnsi="Times New Roman" w:cs="Times New Roman"/>
          <w:b/>
          <w:color w:val="000000" w:themeColor="text1"/>
          <w:sz w:val="28"/>
          <w:szCs w:val="28"/>
        </w:rPr>
      </w:pPr>
      <w:bookmarkStart w:id="248" w:name="_Toc70286254"/>
      <w:r w:rsidRPr="00264F85">
        <w:rPr>
          <w:rFonts w:ascii="Times New Roman" w:hAnsi="Times New Roman" w:cs="Times New Roman"/>
          <w:b/>
          <w:color w:val="000000" w:themeColor="text1"/>
          <w:sz w:val="28"/>
          <w:szCs w:val="28"/>
        </w:rPr>
        <w:t xml:space="preserve">Алгоритм фильтрации </w:t>
      </w:r>
      <w:r>
        <w:rPr>
          <w:rFonts w:ascii="Times New Roman" w:hAnsi="Times New Roman" w:cs="Times New Roman"/>
          <w:b/>
          <w:color w:val="000000" w:themeColor="text1"/>
          <w:sz w:val="28"/>
          <w:szCs w:val="28"/>
        </w:rPr>
        <w:t xml:space="preserve">обучающих материалов </w:t>
      </w:r>
      <w:r w:rsidRPr="00264F85">
        <w:rPr>
          <w:rFonts w:ascii="Times New Roman" w:hAnsi="Times New Roman" w:cs="Times New Roman"/>
          <w:b/>
          <w:color w:val="000000" w:themeColor="text1"/>
          <w:sz w:val="28"/>
          <w:szCs w:val="28"/>
        </w:rPr>
        <w:t>в приложении</w:t>
      </w:r>
      <w:bookmarkEnd w:id="248"/>
    </w:p>
    <w:p w14:paraId="0CB11C4E" w14:textId="77777777" w:rsidR="007B530E" w:rsidRPr="007B530E" w:rsidRDefault="007B530E" w:rsidP="007B530E"/>
    <w:p w14:paraId="58D413D6" w14:textId="327754D8" w:rsidR="00264F85" w:rsidRPr="00285421" w:rsidRDefault="00264F85"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 xml:space="preserve">На рисунке представлена блок-схема фильтрации обучающих материалов в приложении. В начале пользователь системы вне зависимости от роли </w:t>
      </w:r>
      <w:r w:rsidR="00EF4DC4" w:rsidRPr="00285421">
        <w:rPr>
          <w:rFonts w:ascii="Times New Roman" w:hAnsi="Times New Roman" w:cs="Times New Roman"/>
          <w:sz w:val="28"/>
        </w:rPr>
        <w:t>вводят параметры</w:t>
      </w:r>
      <w:r w:rsidRPr="00285421">
        <w:rPr>
          <w:rFonts w:ascii="Times New Roman" w:hAnsi="Times New Roman" w:cs="Times New Roman"/>
          <w:sz w:val="28"/>
        </w:rPr>
        <w:t xml:space="preserve"> для фильтрации контента в приложении,</w:t>
      </w:r>
      <w:r w:rsidR="00FB08A3" w:rsidRPr="00285421">
        <w:rPr>
          <w:rFonts w:ascii="Times New Roman" w:hAnsi="Times New Roman" w:cs="Times New Roman"/>
          <w:sz w:val="28"/>
        </w:rPr>
        <w:t xml:space="preserve"> потом идет валидация, если параметры ее не прошли, отображается соответствующее сообщение и алгоритм завершается. Если все успешно, то они отправляются на </w:t>
      </w:r>
      <w:r w:rsidR="00EF4DC4" w:rsidRPr="00285421">
        <w:rPr>
          <w:rFonts w:ascii="Times New Roman" w:hAnsi="Times New Roman" w:cs="Times New Roman"/>
          <w:sz w:val="28"/>
        </w:rPr>
        <w:t xml:space="preserve">в виде </w:t>
      </w:r>
      <w:proofErr w:type="spellStart"/>
      <w:r w:rsidR="00EF4DC4" w:rsidRPr="00285421">
        <w:rPr>
          <w:rFonts w:ascii="Times New Roman" w:hAnsi="Times New Roman" w:cs="Times New Roman"/>
          <w:sz w:val="28"/>
        </w:rPr>
        <w:t>http</w:t>
      </w:r>
      <w:proofErr w:type="spellEnd"/>
      <w:r w:rsidR="00EF4DC4" w:rsidRPr="00285421">
        <w:rPr>
          <w:rFonts w:ascii="Times New Roman" w:hAnsi="Times New Roman" w:cs="Times New Roman"/>
          <w:sz w:val="28"/>
        </w:rPr>
        <w:t xml:space="preserve"> запроса, сервер</w:t>
      </w:r>
      <w:r w:rsidR="00FB08A3" w:rsidRPr="00285421">
        <w:rPr>
          <w:rFonts w:ascii="Times New Roman" w:hAnsi="Times New Roman" w:cs="Times New Roman"/>
          <w:sz w:val="28"/>
        </w:rPr>
        <w:t xml:space="preserve"> ищет данные по заданным параметрам и если таких не нашлось, то отправляет соответствующее сообщение и алгоритм завершается, в противном случае на клиент отправляются данные, после чего они отображаются. </w:t>
      </w:r>
    </w:p>
    <w:p w14:paraId="251F55F0" w14:textId="2B71C3D7" w:rsidR="00264F85" w:rsidRDefault="00EF4DC4" w:rsidP="00264F85">
      <w:pPr>
        <w:spacing w:after="0"/>
        <w:jc w:val="center"/>
        <w:rPr>
          <w:rFonts w:ascii="Times New Roman" w:hAnsi="Times New Roman" w:cs="Times New Roman"/>
          <w:sz w:val="28"/>
          <w:lang w:val="en-US"/>
        </w:rPr>
      </w:pPr>
      <w:r w:rsidRPr="00EF4DC4">
        <w:rPr>
          <w:noProof/>
          <w:lang w:eastAsia="ru-RU"/>
        </w:rPr>
        <w:lastRenderedPageBreak/>
        <w:drawing>
          <wp:inline distT="0" distB="0" distL="0" distR="0" wp14:anchorId="46902CB9" wp14:editId="241096B1">
            <wp:extent cx="3134162" cy="714474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4162" cy="7144747"/>
                    </a:xfrm>
                    <a:prstGeom prst="rect">
                      <a:avLst/>
                    </a:prstGeom>
                  </pic:spPr>
                </pic:pic>
              </a:graphicData>
            </a:graphic>
          </wp:inline>
        </w:drawing>
      </w:r>
    </w:p>
    <w:p w14:paraId="3E309EFF" w14:textId="77777777" w:rsidR="00264F85" w:rsidRPr="00467AD4" w:rsidRDefault="00264F85" w:rsidP="00264F85">
      <w:pPr>
        <w:spacing w:after="0"/>
        <w:jc w:val="center"/>
        <w:rPr>
          <w:rFonts w:ascii="Times New Roman" w:hAnsi="Times New Roman" w:cs="Times New Roman"/>
          <w:sz w:val="28"/>
        </w:rPr>
      </w:pPr>
    </w:p>
    <w:p w14:paraId="6A506910" w14:textId="1D2ABDDF" w:rsidR="00264F85" w:rsidRPr="00043C86" w:rsidRDefault="00264F85" w:rsidP="00264F85">
      <w:pPr>
        <w:spacing w:after="0"/>
        <w:jc w:val="center"/>
        <w:rPr>
          <w:rFonts w:ascii="Times New Roman" w:hAnsi="Times New Roman" w:cs="Times New Roman"/>
          <w:sz w:val="28"/>
        </w:rPr>
      </w:pPr>
      <w:r>
        <w:rPr>
          <w:rFonts w:ascii="Times New Roman" w:hAnsi="Times New Roman" w:cs="Times New Roman"/>
          <w:sz w:val="28"/>
        </w:rPr>
        <w:t xml:space="preserve">Рисунок  – Схема алгоритма </w:t>
      </w:r>
      <w:r w:rsidRPr="00264F85">
        <w:rPr>
          <w:rFonts w:ascii="Times New Roman" w:hAnsi="Times New Roman" w:cs="Times New Roman"/>
          <w:sz w:val="28"/>
        </w:rPr>
        <w:t>обучающих материалов в приложении</w:t>
      </w:r>
    </w:p>
    <w:p w14:paraId="5B09E191" w14:textId="77777777" w:rsidR="00264F85" w:rsidRPr="00264F85" w:rsidRDefault="00264F85" w:rsidP="00264F85"/>
    <w:p w14:paraId="5AE60387" w14:textId="77777777" w:rsidR="00264F85" w:rsidRPr="00264F85" w:rsidRDefault="00264F85" w:rsidP="00264F85"/>
    <w:p w14:paraId="413F865D" w14:textId="0C0CA249" w:rsidR="00374F68" w:rsidRDefault="00374F68" w:rsidP="00264F85">
      <w:pPr>
        <w:pStyle w:val="2"/>
        <w:numPr>
          <w:ilvl w:val="1"/>
          <w:numId w:val="30"/>
        </w:numPr>
        <w:rPr>
          <w:rFonts w:ascii="Times New Roman" w:hAnsi="Times New Roman" w:cs="Times New Roman"/>
          <w:b/>
          <w:color w:val="000000" w:themeColor="text1"/>
          <w:sz w:val="28"/>
          <w:szCs w:val="28"/>
        </w:rPr>
      </w:pPr>
      <w:bookmarkStart w:id="249" w:name="_Toc69562693"/>
      <w:bookmarkStart w:id="250" w:name="_Toc69562737"/>
      <w:bookmarkStart w:id="251" w:name="_Toc70286255"/>
      <w:bookmarkEnd w:id="249"/>
      <w:bookmarkEnd w:id="250"/>
      <w:r w:rsidRPr="00C24E99">
        <w:rPr>
          <w:rFonts w:ascii="Times New Roman" w:hAnsi="Times New Roman" w:cs="Times New Roman"/>
          <w:b/>
          <w:color w:val="000000" w:themeColor="text1"/>
          <w:sz w:val="28"/>
          <w:szCs w:val="28"/>
        </w:rPr>
        <w:t>Описание моделей представления системы</w:t>
      </w:r>
      <w:bookmarkEnd w:id="251"/>
    </w:p>
    <w:p w14:paraId="569C451A" w14:textId="77777777" w:rsidR="001462A0" w:rsidRDefault="001462A0" w:rsidP="001462A0"/>
    <w:p w14:paraId="47C2AB56" w14:textId="77777777" w:rsidR="001462A0" w:rsidRDefault="001462A0" w:rsidP="001462A0">
      <w:pPr>
        <w:spacing w:after="0"/>
        <w:ind w:firstLine="708"/>
        <w:jc w:val="both"/>
        <w:rPr>
          <w:rFonts w:ascii="Times New Roman" w:hAnsi="Times New Roman" w:cs="Times New Roman"/>
          <w:sz w:val="28"/>
        </w:rPr>
      </w:pPr>
      <w:r w:rsidRPr="00A15157">
        <w:rPr>
          <w:rFonts w:ascii="Times New Roman" w:hAnsi="Times New Roman" w:cs="Times New Roman"/>
          <w:sz w:val="28"/>
        </w:rPr>
        <w:lastRenderedPageBreak/>
        <w:t>UML</w:t>
      </w:r>
      <w:r>
        <w:rPr>
          <w:rFonts w:ascii="Times New Roman" w:hAnsi="Times New Roman" w:cs="Times New Roman"/>
          <w:sz w:val="28"/>
        </w:rPr>
        <w:t xml:space="preserve"> </w:t>
      </w:r>
      <w:r w:rsidRPr="00A15157">
        <w:rPr>
          <w:rFonts w:ascii="Times New Roman" w:hAnsi="Times New Roman" w:cs="Times New Roman"/>
          <w:sz w:val="28"/>
        </w:rPr>
        <w:t>– унифицированный язык моделирования (</w:t>
      </w:r>
      <w:proofErr w:type="spellStart"/>
      <w:r w:rsidRPr="00A15157">
        <w:rPr>
          <w:rFonts w:ascii="Times New Roman" w:hAnsi="Times New Roman" w:cs="Times New Roman"/>
          <w:sz w:val="28"/>
        </w:rPr>
        <w:t>Unified</w:t>
      </w:r>
      <w:proofErr w:type="spellEnd"/>
      <w:r w:rsidRPr="00A15157">
        <w:rPr>
          <w:rFonts w:ascii="Times New Roman" w:hAnsi="Times New Roman" w:cs="Times New Roman"/>
          <w:sz w:val="28"/>
        </w:rPr>
        <w:t xml:space="preserve"> </w:t>
      </w:r>
      <w:proofErr w:type="spellStart"/>
      <w:r w:rsidRPr="00A15157">
        <w:rPr>
          <w:rFonts w:ascii="Times New Roman" w:hAnsi="Times New Roman" w:cs="Times New Roman"/>
          <w:sz w:val="28"/>
        </w:rPr>
        <w:t>Modeling</w:t>
      </w:r>
      <w:proofErr w:type="spellEnd"/>
      <w:r w:rsidRPr="00A15157">
        <w:rPr>
          <w:rFonts w:ascii="Times New Roman" w:hAnsi="Times New Roman" w:cs="Times New Roman"/>
          <w:sz w:val="28"/>
        </w:rPr>
        <w:t xml:space="preserve"> </w:t>
      </w:r>
      <w:proofErr w:type="spellStart"/>
      <w:r w:rsidRPr="00A15157">
        <w:rPr>
          <w:rFonts w:ascii="Times New Roman" w:hAnsi="Times New Roman" w:cs="Times New Roman"/>
          <w:sz w:val="28"/>
        </w:rPr>
        <w:t>Language</w:t>
      </w:r>
      <w:proofErr w:type="spellEnd"/>
      <w:r w:rsidRPr="00A15157">
        <w:rPr>
          <w:rFonts w:ascii="Times New Roman" w:hAnsi="Times New Roman" w:cs="Times New Roman"/>
          <w:sz w:val="28"/>
        </w:rPr>
        <w:t>) – это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w:t>
      </w:r>
    </w:p>
    <w:p w14:paraId="1233E766" w14:textId="77777777" w:rsidR="001462A0" w:rsidRDefault="001462A0" w:rsidP="001462A0">
      <w:pPr>
        <w:spacing w:after="0"/>
        <w:ind w:firstLine="708"/>
        <w:jc w:val="both"/>
        <w:rPr>
          <w:rFonts w:ascii="Times New Roman" w:hAnsi="Times New Roman" w:cs="Times New Roman"/>
          <w:sz w:val="28"/>
        </w:rPr>
      </w:pPr>
      <w:r>
        <w:rPr>
          <w:rFonts w:ascii="Times New Roman" w:hAnsi="Times New Roman" w:cs="Times New Roman"/>
          <w:sz w:val="28"/>
          <w:lang w:val="en-US"/>
        </w:rPr>
        <w:t>UML</w:t>
      </w:r>
      <w:r w:rsidRPr="00E054E7">
        <w:rPr>
          <w:rFonts w:ascii="Times New Roman" w:hAnsi="Times New Roman" w:cs="Times New Roman"/>
          <w:sz w:val="28"/>
        </w:rPr>
        <w:t xml:space="preserve"> </w:t>
      </w:r>
      <w:r>
        <w:rPr>
          <w:rFonts w:ascii="Times New Roman" w:hAnsi="Times New Roman" w:cs="Times New Roman"/>
          <w:sz w:val="28"/>
        </w:rPr>
        <w:t>проектирование имеет не мало плюсов, вот одни из них:</w:t>
      </w:r>
    </w:p>
    <w:p w14:paraId="6C40EFC5" w14:textId="77777777" w:rsidR="001462A0" w:rsidRPr="00E054E7" w:rsidRDefault="001462A0" w:rsidP="001462A0">
      <w:pPr>
        <w:numPr>
          <w:ilvl w:val="0"/>
          <w:numId w:val="34"/>
        </w:numPr>
        <w:shd w:val="clear" w:color="auto" w:fill="FFFFFF"/>
        <w:tabs>
          <w:tab w:val="clear" w:pos="720"/>
        </w:tabs>
        <w:spacing w:after="0" w:line="240" w:lineRule="auto"/>
        <w:ind w:left="993" w:hanging="284"/>
        <w:jc w:val="both"/>
        <w:rPr>
          <w:rFonts w:ascii="Times New Roman" w:eastAsia="Times New Roman" w:hAnsi="Times New Roman" w:cs="Times New Roman"/>
          <w:color w:val="000000" w:themeColor="text1"/>
          <w:sz w:val="28"/>
          <w:szCs w:val="24"/>
          <w:lang w:eastAsia="ru-RU"/>
        </w:rPr>
      </w:pPr>
      <w:r w:rsidRPr="00E054E7">
        <w:rPr>
          <w:rFonts w:ascii="Times New Roman" w:eastAsia="Times New Roman" w:hAnsi="Times New Roman" w:cs="Times New Roman"/>
          <w:color w:val="000000" w:themeColor="text1"/>
          <w:sz w:val="28"/>
          <w:szCs w:val="24"/>
          <w:lang w:eastAsia="ru-RU"/>
        </w:rPr>
        <w:t>возможность посмотреть на задачу с разных точек зрения;</w:t>
      </w:r>
    </w:p>
    <w:p w14:paraId="123B4FDB" w14:textId="77777777" w:rsidR="001462A0" w:rsidRPr="00E054E7" w:rsidRDefault="001462A0" w:rsidP="001462A0">
      <w:pPr>
        <w:numPr>
          <w:ilvl w:val="0"/>
          <w:numId w:val="34"/>
        </w:numPr>
        <w:shd w:val="clear" w:color="auto" w:fill="FFFFFF"/>
        <w:tabs>
          <w:tab w:val="clear" w:pos="720"/>
        </w:tabs>
        <w:spacing w:before="100" w:beforeAutospacing="1" w:after="100" w:afterAutospacing="1" w:line="240" w:lineRule="auto"/>
        <w:ind w:left="993" w:hanging="284"/>
        <w:jc w:val="both"/>
        <w:rPr>
          <w:rFonts w:ascii="Times New Roman" w:eastAsia="Times New Roman" w:hAnsi="Times New Roman" w:cs="Times New Roman"/>
          <w:color w:val="000000" w:themeColor="text1"/>
          <w:sz w:val="28"/>
          <w:szCs w:val="24"/>
          <w:lang w:eastAsia="ru-RU"/>
        </w:rPr>
      </w:pPr>
      <w:r w:rsidRPr="00E054E7">
        <w:rPr>
          <w:rFonts w:ascii="Times New Roman" w:eastAsia="Times New Roman" w:hAnsi="Times New Roman" w:cs="Times New Roman"/>
          <w:color w:val="000000" w:themeColor="text1"/>
          <w:sz w:val="28"/>
          <w:szCs w:val="24"/>
          <w:lang w:eastAsia="ru-RU"/>
        </w:rPr>
        <w:t>другим программистам легче понять суть задачи и способ ее реализации;</w:t>
      </w:r>
    </w:p>
    <w:p w14:paraId="08733EA2" w14:textId="77777777" w:rsidR="001462A0" w:rsidRPr="00E054E7" w:rsidRDefault="001462A0" w:rsidP="001462A0">
      <w:pPr>
        <w:numPr>
          <w:ilvl w:val="0"/>
          <w:numId w:val="34"/>
        </w:numPr>
        <w:shd w:val="clear" w:color="auto" w:fill="FFFFFF"/>
        <w:tabs>
          <w:tab w:val="clear" w:pos="720"/>
        </w:tabs>
        <w:spacing w:after="0" w:line="240" w:lineRule="auto"/>
        <w:ind w:left="993" w:hanging="284"/>
        <w:jc w:val="both"/>
        <w:rPr>
          <w:rFonts w:ascii="Times New Roman" w:eastAsia="Times New Roman" w:hAnsi="Times New Roman" w:cs="Times New Roman"/>
          <w:color w:val="000000" w:themeColor="text1"/>
          <w:sz w:val="28"/>
          <w:szCs w:val="24"/>
          <w:lang w:eastAsia="ru-RU"/>
        </w:rPr>
      </w:pPr>
      <w:r w:rsidRPr="00E054E7">
        <w:rPr>
          <w:rFonts w:ascii="Times New Roman" w:eastAsia="Times New Roman" w:hAnsi="Times New Roman" w:cs="Times New Roman"/>
          <w:color w:val="000000" w:themeColor="text1"/>
          <w:sz w:val="28"/>
          <w:szCs w:val="24"/>
          <w:lang w:eastAsia="ru-RU"/>
        </w:rPr>
        <w:t>диаграммы сравнительно просты для чтения после достаточно быстрого ознакомления с их синтаксисом.</w:t>
      </w:r>
    </w:p>
    <w:p w14:paraId="71DEFC3F" w14:textId="77777777" w:rsidR="007B530E" w:rsidRPr="007B530E" w:rsidRDefault="007B530E" w:rsidP="007B530E"/>
    <w:p w14:paraId="38F463C1" w14:textId="5211D549" w:rsidR="00374F68" w:rsidRDefault="00374F68" w:rsidP="00D82F7C">
      <w:pPr>
        <w:pStyle w:val="2"/>
        <w:numPr>
          <w:ilvl w:val="2"/>
          <w:numId w:val="30"/>
        </w:numPr>
        <w:rPr>
          <w:rFonts w:ascii="Times New Roman" w:hAnsi="Times New Roman" w:cs="Times New Roman"/>
          <w:b/>
          <w:color w:val="000000" w:themeColor="text1"/>
          <w:sz w:val="28"/>
          <w:szCs w:val="28"/>
        </w:rPr>
      </w:pPr>
      <w:bookmarkStart w:id="252" w:name="_Toc8609312"/>
      <w:bookmarkStart w:id="253" w:name="_Toc70286256"/>
      <w:r w:rsidRPr="00666483">
        <w:rPr>
          <w:rFonts w:ascii="Times New Roman" w:hAnsi="Times New Roman" w:cs="Times New Roman"/>
          <w:b/>
          <w:color w:val="000000" w:themeColor="text1"/>
          <w:sz w:val="28"/>
          <w:szCs w:val="28"/>
        </w:rPr>
        <w:t>Диаграмма развертывания (</w:t>
      </w:r>
      <w:proofErr w:type="spellStart"/>
      <w:r w:rsidRPr="00666483">
        <w:rPr>
          <w:rFonts w:ascii="Times New Roman" w:hAnsi="Times New Roman" w:cs="Times New Roman"/>
          <w:b/>
          <w:color w:val="000000" w:themeColor="text1"/>
          <w:sz w:val="28"/>
          <w:szCs w:val="28"/>
        </w:rPr>
        <w:t>deployment</w:t>
      </w:r>
      <w:proofErr w:type="spellEnd"/>
      <w:r w:rsidRPr="00666483">
        <w:rPr>
          <w:rFonts w:ascii="Times New Roman" w:hAnsi="Times New Roman" w:cs="Times New Roman"/>
          <w:b/>
          <w:color w:val="000000" w:themeColor="text1"/>
          <w:sz w:val="28"/>
          <w:szCs w:val="28"/>
        </w:rPr>
        <w:t xml:space="preserve"> </w:t>
      </w:r>
      <w:proofErr w:type="spellStart"/>
      <w:r w:rsidRPr="00666483">
        <w:rPr>
          <w:rFonts w:ascii="Times New Roman" w:hAnsi="Times New Roman" w:cs="Times New Roman"/>
          <w:b/>
          <w:color w:val="000000" w:themeColor="text1"/>
          <w:sz w:val="28"/>
          <w:szCs w:val="28"/>
        </w:rPr>
        <w:t>diagram</w:t>
      </w:r>
      <w:proofErr w:type="spellEnd"/>
      <w:r w:rsidRPr="00666483">
        <w:rPr>
          <w:rFonts w:ascii="Times New Roman" w:hAnsi="Times New Roman" w:cs="Times New Roman"/>
          <w:b/>
          <w:color w:val="000000" w:themeColor="text1"/>
          <w:sz w:val="28"/>
          <w:szCs w:val="28"/>
        </w:rPr>
        <w:t>)</w:t>
      </w:r>
      <w:bookmarkEnd w:id="252"/>
      <w:bookmarkEnd w:id="253"/>
    </w:p>
    <w:p w14:paraId="4836778F" w14:textId="77777777" w:rsidR="001462A0" w:rsidRPr="001462A0" w:rsidRDefault="001462A0" w:rsidP="001462A0"/>
    <w:p w14:paraId="115A8CE2" w14:textId="6F669FE9" w:rsidR="00285421" w:rsidRPr="00285421" w:rsidRDefault="00285421" w:rsidP="00285421">
      <w:pPr>
        <w:spacing w:after="0"/>
        <w:ind w:firstLine="709"/>
        <w:jc w:val="both"/>
        <w:rPr>
          <w:rFonts w:ascii="Times New Roman" w:hAnsi="Times New Roman" w:cs="Times New Roman"/>
          <w:sz w:val="28"/>
        </w:rPr>
      </w:pPr>
      <w:proofErr w:type="spellStart"/>
      <w:r w:rsidRPr="00285421">
        <w:rPr>
          <w:rFonts w:ascii="Times New Roman" w:hAnsi="Times New Roman" w:cs="Times New Roman"/>
          <w:sz w:val="28"/>
        </w:rPr>
        <w:t>Диагра́мма</w:t>
      </w:r>
      <w:proofErr w:type="spellEnd"/>
      <w:r w:rsidRPr="00285421">
        <w:rPr>
          <w:rFonts w:ascii="Times New Roman" w:hAnsi="Times New Roman" w:cs="Times New Roman"/>
          <w:sz w:val="28"/>
        </w:rPr>
        <w:t xml:space="preserve"> развёртывания (</w:t>
      </w:r>
      <w:hyperlink r:id="rId34"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Deployment</w:t>
      </w:r>
      <w:proofErr w:type="spellEnd"/>
      <w:r w:rsidRPr="00285421">
        <w:rPr>
          <w:rFonts w:ascii="Times New Roman" w:hAnsi="Times New Roman" w:cs="Times New Roman"/>
          <w:sz w:val="28"/>
        </w:rPr>
        <w:t xml:space="preserve"> </w:t>
      </w:r>
      <w:proofErr w:type="spellStart"/>
      <w:r w:rsidRPr="00285421">
        <w:rPr>
          <w:rFonts w:ascii="Times New Roman" w:hAnsi="Times New Roman" w:cs="Times New Roman"/>
          <w:sz w:val="28"/>
        </w:rPr>
        <w:t>diagram</w:t>
      </w:r>
      <w:proofErr w:type="spellEnd"/>
      <w:r>
        <w:rPr>
          <w:rFonts w:ascii="Times New Roman" w:hAnsi="Times New Roman" w:cs="Times New Roman"/>
          <w:sz w:val="28"/>
        </w:rPr>
        <w:t xml:space="preserve">) </w:t>
      </w:r>
      <w:r w:rsidRPr="00285421">
        <w:rPr>
          <w:rFonts w:ascii="Times New Roman" w:hAnsi="Times New Roman" w:cs="Times New Roman"/>
          <w:sz w:val="28"/>
        </w:rPr>
        <w:t>в </w:t>
      </w:r>
      <w:hyperlink r:id="rId35" w:tooltip="UML" w:history="1">
        <w:r w:rsidRPr="00285421">
          <w:rPr>
            <w:rFonts w:ascii="Times New Roman" w:hAnsi="Times New Roman" w:cs="Times New Roman"/>
            <w:sz w:val="28"/>
          </w:rPr>
          <w:t>UML</w:t>
        </w:r>
      </w:hyperlink>
      <w:r w:rsidRPr="00285421">
        <w:rPr>
          <w:rFonts w:ascii="Times New Roman" w:hAnsi="Times New Roman" w:cs="Times New Roman"/>
          <w:sz w:val="28"/>
        </w:rPr>
        <w:t> моделирует физическое развертывание артефактов на </w:t>
      </w:r>
      <w:hyperlink r:id="rId36" w:tooltip="Node (UML) (страница отсутствует)" w:history="1">
        <w:r w:rsidRPr="00285421">
          <w:rPr>
            <w:rFonts w:ascii="Times New Roman" w:hAnsi="Times New Roman" w:cs="Times New Roman"/>
            <w:sz w:val="28"/>
          </w:rPr>
          <w:t>узлах</w:t>
        </w:r>
      </w:hyperlink>
      <w:r w:rsidRPr="00285421">
        <w:rPr>
          <w:rFonts w:ascii="Times New Roman" w:hAnsi="Times New Roman" w:cs="Times New Roman"/>
          <w:sz w:val="28"/>
        </w:rPr>
        <w:t>. Например, чтобы описать веб-сайт, диаграмма развертывания должна показывать,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комплекса соединяются друг с другом (например, </w:t>
      </w:r>
      <w:hyperlink r:id="rId37" w:tooltip="JDBC" w:history="1">
        <w:r w:rsidRPr="00285421">
          <w:rPr>
            <w:rFonts w:ascii="Times New Roman" w:hAnsi="Times New Roman" w:cs="Times New Roman"/>
            <w:sz w:val="28"/>
          </w:rPr>
          <w:t>JDBC</w:t>
        </w:r>
      </w:hyperlink>
      <w:r w:rsidRPr="00285421">
        <w:rPr>
          <w:rFonts w:ascii="Times New Roman" w:hAnsi="Times New Roman" w:cs="Times New Roman"/>
          <w:sz w:val="28"/>
        </w:rPr>
        <w:t>, </w:t>
      </w:r>
      <w:hyperlink r:id="rId38" w:tooltip="REST" w:history="1">
        <w:r w:rsidRPr="00285421">
          <w:rPr>
            <w:rFonts w:ascii="Times New Roman" w:hAnsi="Times New Roman" w:cs="Times New Roman"/>
            <w:sz w:val="28"/>
          </w:rPr>
          <w:t>REST</w:t>
        </w:r>
      </w:hyperlink>
      <w:r w:rsidRPr="00285421">
        <w:rPr>
          <w:rFonts w:ascii="Times New Roman" w:hAnsi="Times New Roman" w:cs="Times New Roman"/>
          <w:sz w:val="28"/>
        </w:rPr>
        <w:t>, </w:t>
      </w:r>
      <w:hyperlink r:id="rId39" w:tooltip="RMI" w:history="1">
        <w:r w:rsidRPr="00285421">
          <w:rPr>
            <w:rFonts w:ascii="Times New Roman" w:hAnsi="Times New Roman" w:cs="Times New Roman"/>
            <w:sz w:val="28"/>
          </w:rPr>
          <w:t>RMI</w:t>
        </w:r>
      </w:hyperlink>
      <w:r w:rsidRPr="00285421">
        <w:rPr>
          <w:rFonts w:ascii="Times New Roman" w:hAnsi="Times New Roman" w:cs="Times New Roman"/>
          <w:sz w:val="28"/>
        </w:rPr>
        <w:t>).</w:t>
      </w:r>
    </w:p>
    <w:p w14:paraId="59DB68DB" w14:textId="6DBAB3A7"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 xml:space="preserve">Узлы представляются как прямоугольные параллелепипеды с артефактами, расположенными в них, изображёнными в виде прямоугольников. Узлы могут иметь </w:t>
      </w:r>
      <w:proofErr w:type="spellStart"/>
      <w:r w:rsidRPr="00285421">
        <w:rPr>
          <w:rFonts w:ascii="Times New Roman" w:hAnsi="Times New Roman" w:cs="Times New Roman"/>
          <w:sz w:val="28"/>
        </w:rPr>
        <w:t>подузлы</w:t>
      </w:r>
      <w:proofErr w:type="spellEnd"/>
      <w:r w:rsidRPr="00285421">
        <w:rPr>
          <w:rFonts w:ascii="Times New Roman" w:hAnsi="Times New Roman" w:cs="Times New Roman"/>
          <w:sz w:val="28"/>
        </w:rPr>
        <w:t>, которые представляются как вложенные прямоугольные параллелепипеды. Один узел диаграммы развертывания может концептуально представлять множество физических узлов, таких как кластер серверов баз данных</w:t>
      </w:r>
      <w:r>
        <w:rPr>
          <w:rFonts w:ascii="Times New Roman" w:hAnsi="Times New Roman" w:cs="Times New Roman"/>
          <w:sz w:val="28"/>
        </w:rPr>
        <w:t xml:space="preserve"> </w:t>
      </w:r>
      <w:r w:rsidRPr="00285421">
        <w:rPr>
          <w:rFonts w:ascii="Times New Roman" w:hAnsi="Times New Roman" w:cs="Times New Roman"/>
          <w:sz w:val="28"/>
        </w:rPr>
        <w:t>[]</w:t>
      </w:r>
      <w:r>
        <w:rPr>
          <w:rFonts w:ascii="Times New Roman" w:hAnsi="Times New Roman" w:cs="Times New Roman"/>
          <w:sz w:val="28"/>
        </w:rPr>
        <w:t>. Данную диаграмму можно увидеть на рисунке</w:t>
      </w:r>
      <w:r w:rsidRPr="00285421">
        <w:rPr>
          <w:rFonts w:ascii="Times New Roman" w:hAnsi="Times New Roman" w:cs="Times New Roman"/>
          <w:sz w:val="28"/>
        </w:rPr>
        <w:t>.</w:t>
      </w:r>
    </w:p>
    <w:p w14:paraId="5F64F088" w14:textId="77777777" w:rsidR="002E526B" w:rsidRDefault="002E526B" w:rsidP="002E526B"/>
    <w:p w14:paraId="3E6C6BFF" w14:textId="6A74D637" w:rsidR="002E526B" w:rsidRDefault="002E526B" w:rsidP="002E526B">
      <w:r w:rsidRPr="002E526B">
        <w:rPr>
          <w:noProof/>
          <w:lang w:eastAsia="ru-RU"/>
        </w:rPr>
        <w:lastRenderedPageBreak/>
        <w:drawing>
          <wp:inline distT="0" distB="0" distL="0" distR="0" wp14:anchorId="1F4AF391" wp14:editId="63225AA2">
            <wp:extent cx="5940425" cy="162369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623695"/>
                    </a:xfrm>
                    <a:prstGeom prst="rect">
                      <a:avLst/>
                    </a:prstGeom>
                  </pic:spPr>
                </pic:pic>
              </a:graphicData>
            </a:graphic>
          </wp:inline>
        </w:drawing>
      </w:r>
    </w:p>
    <w:p w14:paraId="24EA1A32" w14:textId="277A9784" w:rsidR="00285421" w:rsidRDefault="00285421" w:rsidP="002E526B">
      <w:r>
        <w:rPr>
          <w:rFonts w:ascii="Times New Roman" w:hAnsi="Times New Roman"/>
          <w:color w:val="000000" w:themeColor="text1"/>
          <w:sz w:val="28"/>
          <w:szCs w:val="28"/>
        </w:rPr>
        <w:t xml:space="preserve">Рисунок </w:t>
      </w:r>
      <w:r w:rsidRPr="00285421">
        <w:rPr>
          <w:rFonts w:ascii="Times New Roman" w:hAnsi="Times New Roman" w:cs="Times New Roman"/>
          <w:sz w:val="28"/>
        </w:rPr>
        <w:t>Диаграмма развертывания</w:t>
      </w:r>
      <w:r>
        <w:rPr>
          <w:rFonts w:ascii="Times New Roman" w:hAnsi="Times New Roman"/>
          <w:color w:val="000000" w:themeColor="text1"/>
          <w:sz w:val="28"/>
          <w:szCs w:val="28"/>
        </w:rPr>
        <w:t xml:space="preserve"> </w:t>
      </w:r>
    </w:p>
    <w:p w14:paraId="43FBAAC2" w14:textId="77777777" w:rsidR="00285421" w:rsidRPr="002E526B" w:rsidRDefault="00285421" w:rsidP="002E526B"/>
    <w:p w14:paraId="4ADA1C8D" w14:textId="4AF49B4B" w:rsidR="00374F68" w:rsidRDefault="00374F68" w:rsidP="00D82F7C">
      <w:pPr>
        <w:pStyle w:val="2"/>
        <w:numPr>
          <w:ilvl w:val="2"/>
          <w:numId w:val="30"/>
        </w:numPr>
        <w:rPr>
          <w:rFonts w:ascii="Times New Roman" w:hAnsi="Times New Roman" w:cs="Times New Roman"/>
          <w:b/>
          <w:color w:val="000000" w:themeColor="text1"/>
          <w:sz w:val="28"/>
          <w:szCs w:val="28"/>
        </w:rPr>
      </w:pPr>
      <w:bookmarkStart w:id="254" w:name="_Toc8609313"/>
      <w:bookmarkStart w:id="255" w:name="_Toc70286257"/>
      <w:r w:rsidRPr="00666483">
        <w:rPr>
          <w:rFonts w:ascii="Times New Roman" w:hAnsi="Times New Roman" w:cs="Times New Roman"/>
          <w:b/>
          <w:color w:val="000000" w:themeColor="text1"/>
          <w:sz w:val="28"/>
          <w:szCs w:val="28"/>
        </w:rPr>
        <w:t>Диаграмма компонентов (</w:t>
      </w:r>
      <w:proofErr w:type="spellStart"/>
      <w:r w:rsidRPr="00666483">
        <w:rPr>
          <w:rFonts w:ascii="Times New Roman" w:hAnsi="Times New Roman" w:cs="Times New Roman"/>
          <w:b/>
          <w:color w:val="000000" w:themeColor="text1"/>
          <w:sz w:val="28"/>
          <w:szCs w:val="28"/>
        </w:rPr>
        <w:t>component</w:t>
      </w:r>
      <w:proofErr w:type="spellEnd"/>
      <w:r w:rsidRPr="00666483">
        <w:rPr>
          <w:rFonts w:ascii="Times New Roman" w:hAnsi="Times New Roman" w:cs="Times New Roman"/>
          <w:b/>
          <w:color w:val="000000" w:themeColor="text1"/>
          <w:sz w:val="28"/>
          <w:szCs w:val="28"/>
        </w:rPr>
        <w:t xml:space="preserve"> </w:t>
      </w:r>
      <w:proofErr w:type="spellStart"/>
      <w:r w:rsidRPr="00666483">
        <w:rPr>
          <w:rFonts w:ascii="Times New Roman" w:hAnsi="Times New Roman" w:cs="Times New Roman"/>
          <w:b/>
          <w:color w:val="000000" w:themeColor="text1"/>
          <w:sz w:val="28"/>
          <w:szCs w:val="28"/>
        </w:rPr>
        <w:t>diagram</w:t>
      </w:r>
      <w:proofErr w:type="spellEnd"/>
      <w:r w:rsidRPr="00666483">
        <w:rPr>
          <w:rFonts w:ascii="Times New Roman" w:hAnsi="Times New Roman" w:cs="Times New Roman"/>
          <w:b/>
          <w:color w:val="000000" w:themeColor="text1"/>
          <w:sz w:val="28"/>
          <w:szCs w:val="28"/>
        </w:rPr>
        <w:t>)</w:t>
      </w:r>
      <w:bookmarkEnd w:id="254"/>
      <w:bookmarkEnd w:id="255"/>
    </w:p>
    <w:p w14:paraId="7EE9D968" w14:textId="77777777" w:rsidR="00285421" w:rsidRDefault="00285421" w:rsidP="00285421"/>
    <w:p w14:paraId="7B5752E7" w14:textId="317F0B5F" w:rsidR="001462A0" w:rsidRDefault="00285421" w:rsidP="001462A0">
      <w:pPr>
        <w:spacing w:after="0"/>
        <w:ind w:firstLine="709"/>
        <w:jc w:val="both"/>
        <w:rPr>
          <w:rFonts w:ascii="Times New Roman" w:hAnsi="Times New Roman" w:cs="Times New Roman"/>
          <w:sz w:val="28"/>
          <w:szCs w:val="28"/>
        </w:rPr>
      </w:pPr>
      <w:proofErr w:type="spellStart"/>
      <w:r w:rsidRPr="00285421">
        <w:rPr>
          <w:rFonts w:ascii="Times New Roman" w:hAnsi="Times New Roman" w:cs="Times New Roman"/>
          <w:sz w:val="28"/>
        </w:rPr>
        <w:t>Диагра́мма</w:t>
      </w:r>
      <w:proofErr w:type="spellEnd"/>
      <w:r w:rsidRPr="00285421">
        <w:rPr>
          <w:rFonts w:ascii="Times New Roman" w:hAnsi="Times New Roman" w:cs="Times New Roman"/>
          <w:sz w:val="28"/>
        </w:rPr>
        <w:t xml:space="preserve"> </w:t>
      </w:r>
      <w:proofErr w:type="spellStart"/>
      <w:r w:rsidRPr="00285421">
        <w:rPr>
          <w:rFonts w:ascii="Times New Roman" w:hAnsi="Times New Roman" w:cs="Times New Roman"/>
          <w:sz w:val="28"/>
        </w:rPr>
        <w:t>компоне́нтов</w:t>
      </w:r>
      <w:proofErr w:type="spellEnd"/>
      <w:r w:rsidRPr="00285421">
        <w:rPr>
          <w:rFonts w:ascii="Times New Roman" w:hAnsi="Times New Roman" w:cs="Times New Roman"/>
          <w:sz w:val="28"/>
        </w:rPr>
        <w:t> (</w:t>
      </w:r>
      <w:hyperlink r:id="rId41"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Component</w:t>
      </w:r>
      <w:proofErr w:type="spellEnd"/>
      <w:r w:rsidRPr="00285421">
        <w:rPr>
          <w:rFonts w:ascii="Times New Roman" w:hAnsi="Times New Roman" w:cs="Times New Roman"/>
          <w:sz w:val="28"/>
        </w:rPr>
        <w:t xml:space="preserve"> </w:t>
      </w:r>
      <w:proofErr w:type="spellStart"/>
      <w:r w:rsidRPr="00285421">
        <w:rPr>
          <w:rFonts w:ascii="Times New Roman" w:hAnsi="Times New Roman" w:cs="Times New Roman"/>
          <w:sz w:val="28"/>
        </w:rPr>
        <w:t>diagram</w:t>
      </w:r>
      <w:proofErr w:type="spellEnd"/>
      <w:r w:rsidRPr="00285421">
        <w:rPr>
          <w:rFonts w:ascii="Times New Roman" w:hAnsi="Times New Roman" w:cs="Times New Roman"/>
          <w:sz w:val="28"/>
        </w:rPr>
        <w:t>) — элемент языка моделирования </w:t>
      </w:r>
      <w:hyperlink r:id="rId42" w:tooltip="UML" w:history="1">
        <w:r w:rsidRPr="00285421">
          <w:rPr>
            <w:rFonts w:ascii="Times New Roman" w:hAnsi="Times New Roman" w:cs="Times New Roman"/>
            <w:sz w:val="28"/>
          </w:rPr>
          <w:t>UML</w:t>
        </w:r>
      </w:hyperlink>
      <w:r w:rsidRPr="00285421">
        <w:rPr>
          <w:rFonts w:ascii="Times New Roman" w:hAnsi="Times New Roman" w:cs="Times New Roman"/>
          <w:sz w:val="28"/>
        </w:rPr>
        <w:t>, статическая структурная </w:t>
      </w:r>
      <w:hyperlink r:id="rId43" w:tooltip="Диаграмма" w:history="1">
        <w:r w:rsidRPr="00285421">
          <w:rPr>
            <w:rFonts w:ascii="Times New Roman" w:hAnsi="Times New Roman" w:cs="Times New Roman"/>
            <w:sz w:val="28"/>
          </w:rPr>
          <w:t>диаграмма</w:t>
        </w:r>
      </w:hyperlink>
      <w:r w:rsidRPr="00285421">
        <w:rPr>
          <w:rFonts w:ascii="Times New Roman" w:hAnsi="Times New Roman" w:cs="Times New Roman"/>
          <w:sz w:val="28"/>
        </w:rPr>
        <w:t>, которая показывает разбиение программной системы на структурные </w:t>
      </w:r>
      <w:hyperlink r:id="rId44" w:tooltip="Компонент (UML) (страница отсутствует)" w:history="1">
        <w:r w:rsidRPr="00285421">
          <w:rPr>
            <w:rFonts w:ascii="Times New Roman" w:hAnsi="Times New Roman" w:cs="Times New Roman"/>
            <w:sz w:val="28"/>
          </w:rPr>
          <w:t>компоненты</w:t>
        </w:r>
      </w:hyperlink>
      <w:r w:rsidRPr="00285421">
        <w:rPr>
          <w:rFonts w:ascii="Times New Roman" w:hAnsi="Times New Roman" w:cs="Times New Roman"/>
          <w:sz w:val="28"/>
        </w:rPr>
        <w:t> и связи (зависимости) между компонентами. В качестве физических компонентов могут выступать </w:t>
      </w:r>
      <w:hyperlink r:id="rId45" w:tooltip="Файл" w:history="1">
        <w:r w:rsidRPr="00285421">
          <w:rPr>
            <w:rFonts w:ascii="Times New Roman" w:hAnsi="Times New Roman" w:cs="Times New Roman"/>
            <w:sz w:val="28"/>
          </w:rPr>
          <w:t>файлы</w:t>
        </w:r>
      </w:hyperlink>
      <w:r w:rsidRPr="00285421">
        <w:rPr>
          <w:rFonts w:ascii="Times New Roman" w:hAnsi="Times New Roman" w:cs="Times New Roman"/>
          <w:sz w:val="28"/>
        </w:rPr>
        <w:t>, библиотеки, модули, исполняемые файлы, пакеты и т. п. [].</w:t>
      </w:r>
      <w:r>
        <w:rPr>
          <w:rFonts w:ascii="Times New Roman" w:hAnsi="Times New Roman" w:cs="Times New Roman"/>
          <w:sz w:val="28"/>
        </w:rPr>
        <w:t xml:space="preserve"> Данную диаграмму можно увидеть на рисунке</w:t>
      </w:r>
      <w:r w:rsidR="001462A0">
        <w:rPr>
          <w:rFonts w:ascii="Times New Roman" w:hAnsi="Times New Roman" w:cs="Times New Roman"/>
          <w:sz w:val="28"/>
        </w:rPr>
        <w:t xml:space="preserve">. На нем </w:t>
      </w:r>
      <w:r w:rsidR="001462A0" w:rsidRPr="005557A1">
        <w:rPr>
          <w:rFonts w:ascii="Times New Roman" w:hAnsi="Times New Roman" w:cs="Times New Roman"/>
          <w:sz w:val="28"/>
          <w:szCs w:val="28"/>
        </w:rPr>
        <w:t>отражена</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связь из трёх компонентов: когда приложению необходимо сделать запрос на</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сервер, тот делает запрос к базе данных, получает он неё ответ и возвращает</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приложению. Трёхуровневая архитектура позволяет увидеть ошибки, если</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таковые имеются, на нужном этапе без необходимости лезть в весь код</w:t>
      </w:r>
      <w:r w:rsidR="001462A0">
        <w:rPr>
          <w:rFonts w:ascii="Times New Roman" w:hAnsi="Times New Roman" w:cs="Times New Roman"/>
          <w:sz w:val="28"/>
          <w:szCs w:val="28"/>
        </w:rPr>
        <w:t>.</w:t>
      </w:r>
    </w:p>
    <w:p w14:paraId="150AD683" w14:textId="67D8984B" w:rsidR="00285421" w:rsidRPr="00285421" w:rsidRDefault="00285421" w:rsidP="00285421">
      <w:pPr>
        <w:spacing w:after="0"/>
        <w:ind w:firstLine="709"/>
        <w:jc w:val="both"/>
        <w:rPr>
          <w:rFonts w:ascii="Times New Roman" w:hAnsi="Times New Roman" w:cs="Times New Roman"/>
          <w:sz w:val="28"/>
        </w:rPr>
      </w:pPr>
    </w:p>
    <w:p w14:paraId="6C4656D3" w14:textId="2FD1C6FB" w:rsidR="00285421" w:rsidRPr="00285421" w:rsidRDefault="00285421" w:rsidP="00285421">
      <w:pPr>
        <w:spacing w:after="0"/>
        <w:ind w:firstLine="709"/>
        <w:jc w:val="both"/>
        <w:rPr>
          <w:rFonts w:ascii="Times New Roman" w:hAnsi="Times New Roman" w:cs="Times New Roman"/>
          <w:sz w:val="28"/>
        </w:rPr>
      </w:pPr>
    </w:p>
    <w:p w14:paraId="7A53C0AE" w14:textId="77777777" w:rsidR="00285421" w:rsidRDefault="00285421" w:rsidP="005D4C96"/>
    <w:p w14:paraId="0BE64B7E" w14:textId="4AC0F86F" w:rsidR="005D4C96" w:rsidRDefault="005D4C96" w:rsidP="005D4C96">
      <w:r w:rsidRPr="005D4C96">
        <w:rPr>
          <w:noProof/>
          <w:lang w:eastAsia="ru-RU"/>
        </w:rPr>
        <w:drawing>
          <wp:inline distT="0" distB="0" distL="0" distR="0" wp14:anchorId="68078CAB" wp14:editId="0E8D0A17">
            <wp:extent cx="5940425" cy="147256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472565"/>
                    </a:xfrm>
                    <a:prstGeom prst="rect">
                      <a:avLst/>
                    </a:prstGeom>
                  </pic:spPr>
                </pic:pic>
              </a:graphicData>
            </a:graphic>
          </wp:inline>
        </w:drawing>
      </w:r>
    </w:p>
    <w:p w14:paraId="7A13D1D6" w14:textId="77777777" w:rsidR="00285421" w:rsidRDefault="00285421" w:rsidP="005D4C96"/>
    <w:p w14:paraId="74045CBA" w14:textId="01979210" w:rsidR="00285421" w:rsidRDefault="00285421" w:rsidP="007B530E">
      <w:pPr>
        <w:jc w:val="center"/>
      </w:pPr>
      <w:r>
        <w:rPr>
          <w:rFonts w:ascii="Times New Roman" w:hAnsi="Times New Roman"/>
          <w:color w:val="000000" w:themeColor="text1"/>
          <w:sz w:val="28"/>
          <w:szCs w:val="28"/>
        </w:rPr>
        <w:lastRenderedPageBreak/>
        <w:t xml:space="preserve">Рисунок </w:t>
      </w:r>
      <w:proofErr w:type="spellStart"/>
      <w:r w:rsidRPr="00285421">
        <w:rPr>
          <w:rFonts w:ascii="Times New Roman" w:hAnsi="Times New Roman" w:cs="Times New Roman"/>
          <w:sz w:val="28"/>
        </w:rPr>
        <w:t>Диагра́мма</w:t>
      </w:r>
      <w:proofErr w:type="spellEnd"/>
      <w:r w:rsidRPr="00285421">
        <w:rPr>
          <w:rFonts w:ascii="Times New Roman" w:hAnsi="Times New Roman" w:cs="Times New Roman"/>
          <w:sz w:val="28"/>
        </w:rPr>
        <w:t xml:space="preserve"> </w:t>
      </w:r>
      <w:proofErr w:type="spellStart"/>
      <w:r w:rsidRPr="00285421">
        <w:rPr>
          <w:rFonts w:ascii="Times New Roman" w:hAnsi="Times New Roman" w:cs="Times New Roman"/>
          <w:sz w:val="28"/>
        </w:rPr>
        <w:t>компоне́нтов</w:t>
      </w:r>
      <w:proofErr w:type="spellEnd"/>
    </w:p>
    <w:p w14:paraId="1CEAD274" w14:textId="77777777" w:rsidR="005D4C96" w:rsidRPr="005D4C96" w:rsidRDefault="005D4C96" w:rsidP="005D4C96"/>
    <w:p w14:paraId="0F8BC8BF" w14:textId="7B963E44" w:rsidR="00374F68" w:rsidRDefault="00374F68" w:rsidP="00D82F7C">
      <w:pPr>
        <w:pStyle w:val="2"/>
        <w:numPr>
          <w:ilvl w:val="2"/>
          <w:numId w:val="30"/>
        </w:numPr>
        <w:rPr>
          <w:rFonts w:ascii="Times New Roman" w:hAnsi="Times New Roman" w:cs="Times New Roman"/>
          <w:b/>
          <w:color w:val="000000" w:themeColor="text1"/>
          <w:sz w:val="28"/>
          <w:szCs w:val="28"/>
        </w:rPr>
      </w:pPr>
      <w:bookmarkStart w:id="256" w:name="_Toc70286258"/>
      <w:r w:rsidRPr="00666483">
        <w:rPr>
          <w:rFonts w:ascii="Times New Roman" w:hAnsi="Times New Roman" w:cs="Times New Roman"/>
          <w:b/>
          <w:color w:val="000000" w:themeColor="text1"/>
          <w:sz w:val="28"/>
          <w:szCs w:val="28"/>
        </w:rPr>
        <w:t>Диаграмма последовательностей (</w:t>
      </w:r>
      <w:proofErr w:type="spellStart"/>
      <w:r w:rsidRPr="00D82F7C">
        <w:rPr>
          <w:rFonts w:ascii="Times New Roman" w:hAnsi="Times New Roman" w:cs="Times New Roman"/>
          <w:b/>
          <w:color w:val="000000" w:themeColor="text1"/>
          <w:sz w:val="28"/>
          <w:szCs w:val="28"/>
        </w:rPr>
        <w:t>s</w:t>
      </w:r>
      <w:r w:rsidRPr="00666483">
        <w:rPr>
          <w:rFonts w:ascii="Times New Roman" w:hAnsi="Times New Roman" w:cs="Times New Roman"/>
          <w:b/>
          <w:color w:val="000000" w:themeColor="text1"/>
          <w:sz w:val="28"/>
          <w:szCs w:val="28"/>
        </w:rPr>
        <w:t>equence</w:t>
      </w:r>
      <w:proofErr w:type="spellEnd"/>
      <w:r w:rsidRPr="00666483">
        <w:rPr>
          <w:rFonts w:ascii="Times New Roman" w:hAnsi="Times New Roman" w:cs="Times New Roman"/>
          <w:b/>
          <w:color w:val="000000" w:themeColor="text1"/>
          <w:sz w:val="28"/>
          <w:szCs w:val="28"/>
        </w:rPr>
        <w:t xml:space="preserve"> </w:t>
      </w:r>
      <w:proofErr w:type="spellStart"/>
      <w:r w:rsidRPr="00666483">
        <w:rPr>
          <w:rFonts w:ascii="Times New Roman" w:hAnsi="Times New Roman" w:cs="Times New Roman"/>
          <w:b/>
          <w:color w:val="000000" w:themeColor="text1"/>
          <w:sz w:val="28"/>
          <w:szCs w:val="28"/>
        </w:rPr>
        <w:t>diagram</w:t>
      </w:r>
      <w:proofErr w:type="spellEnd"/>
      <w:r w:rsidRPr="00666483">
        <w:rPr>
          <w:rFonts w:ascii="Times New Roman" w:hAnsi="Times New Roman" w:cs="Times New Roman"/>
          <w:b/>
          <w:color w:val="000000" w:themeColor="text1"/>
          <w:sz w:val="28"/>
          <w:szCs w:val="28"/>
        </w:rPr>
        <w:t>)</w:t>
      </w:r>
      <w:bookmarkEnd w:id="256"/>
    </w:p>
    <w:p w14:paraId="525DC815" w14:textId="77777777" w:rsidR="00285421" w:rsidRDefault="00285421" w:rsidP="00285421"/>
    <w:p w14:paraId="2D412D26" w14:textId="77777777"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Диаграмма последовательности (</w:t>
      </w:r>
      <w:hyperlink r:id="rId47"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sequence</w:t>
      </w:r>
      <w:proofErr w:type="spellEnd"/>
      <w:r w:rsidRPr="00285421">
        <w:rPr>
          <w:rFonts w:ascii="Times New Roman" w:hAnsi="Times New Roman" w:cs="Times New Roman"/>
          <w:sz w:val="28"/>
        </w:rPr>
        <w:t xml:space="preserve"> </w:t>
      </w:r>
      <w:proofErr w:type="spellStart"/>
      <w:r w:rsidRPr="00285421">
        <w:rPr>
          <w:rFonts w:ascii="Times New Roman" w:hAnsi="Times New Roman" w:cs="Times New Roman"/>
          <w:sz w:val="28"/>
        </w:rPr>
        <w:t>diagram</w:t>
      </w:r>
      <w:proofErr w:type="spellEnd"/>
      <w:r w:rsidRPr="00285421">
        <w:rPr>
          <w:rFonts w:ascii="Times New Roman" w:hAnsi="Times New Roman" w:cs="Times New Roman"/>
          <w:sz w:val="28"/>
        </w:rPr>
        <w:t>) — </w:t>
      </w:r>
      <w:hyperlink r:id="rId48" w:tooltip="Диаграмма (UML)" w:history="1">
        <w:r w:rsidRPr="00285421">
          <w:rPr>
            <w:rFonts w:ascii="Times New Roman" w:hAnsi="Times New Roman" w:cs="Times New Roman"/>
            <w:sz w:val="28"/>
          </w:rPr>
          <w:t>UML-диаграмма</w:t>
        </w:r>
      </w:hyperlink>
      <w:r w:rsidRPr="00285421">
        <w:rPr>
          <w:rFonts w:ascii="Times New Roman" w:hAnsi="Times New Roman" w:cs="Times New Roman"/>
          <w:sz w:val="28"/>
        </w:rPr>
        <w:t>,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актеров (действующих лиц) информационной системы в рамках </w:t>
      </w:r>
      <w:hyperlink r:id="rId49" w:tooltip="Прецедент (UML)" w:history="1">
        <w:r w:rsidRPr="00285421">
          <w:rPr>
            <w:rFonts w:ascii="Times New Roman" w:hAnsi="Times New Roman" w:cs="Times New Roman"/>
            <w:sz w:val="28"/>
          </w:rPr>
          <w:t>прецедента</w:t>
        </w:r>
      </w:hyperlink>
      <w:r w:rsidRPr="00285421">
        <w:rPr>
          <w:rFonts w:ascii="Times New Roman" w:hAnsi="Times New Roman" w:cs="Times New Roman"/>
          <w:sz w:val="28"/>
        </w:rPr>
        <w:t>.</w:t>
      </w:r>
    </w:p>
    <w:p w14:paraId="44F31A8E" w14:textId="4B015553" w:rsidR="001462A0" w:rsidRDefault="00285421" w:rsidP="001462A0">
      <w:pPr>
        <w:spacing w:after="0"/>
        <w:ind w:firstLine="709"/>
        <w:jc w:val="both"/>
        <w:rPr>
          <w:rFonts w:ascii="Times New Roman" w:hAnsi="Times New Roman" w:cs="Times New Roman"/>
          <w:sz w:val="28"/>
        </w:rPr>
      </w:pPr>
      <w:r w:rsidRPr="00285421">
        <w:rPr>
          <w:rFonts w:ascii="Times New Roman" w:hAnsi="Times New Roman" w:cs="Times New Roman"/>
          <w:sz w:val="28"/>
        </w:rPr>
        <w:t>Основными элементами диаграммы последовательности являются обозначения </w:t>
      </w:r>
      <w:hyperlink r:id="rId50" w:tooltip="Объект (программирование)" w:history="1">
        <w:r w:rsidRPr="00285421">
          <w:rPr>
            <w:rFonts w:ascii="Times New Roman" w:hAnsi="Times New Roman" w:cs="Times New Roman"/>
            <w:sz w:val="28"/>
          </w:rPr>
          <w:t>объектов</w:t>
        </w:r>
      </w:hyperlink>
      <w:r w:rsidRPr="00285421">
        <w:rPr>
          <w:rFonts w:ascii="Times New Roman" w:hAnsi="Times New Roman" w:cs="Times New Roman"/>
          <w:sz w:val="28"/>
        </w:rPr>
        <w:t> (прямоугольники с названиями объектов), вертикальные «линии жизни» (</w:t>
      </w:r>
      <w:hyperlink r:id="rId51"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lifeline</w:t>
      </w:r>
      <w:proofErr w:type="spellEnd"/>
      <w:r w:rsidRPr="00285421">
        <w:rPr>
          <w:rFonts w:ascii="Times New Roman" w:hAnsi="Times New Roman" w:cs="Times New Roman"/>
          <w:sz w:val="28"/>
        </w:rPr>
        <w:t xml:space="preserve">),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w:t>
      </w:r>
      <w:r>
        <w:rPr>
          <w:rFonts w:ascii="Times New Roman" w:hAnsi="Times New Roman" w:cs="Times New Roman"/>
          <w:sz w:val="28"/>
        </w:rPr>
        <w:t>или сообщениями между объектами</w:t>
      </w:r>
      <w:r w:rsidRPr="00285421">
        <w:rPr>
          <w:rFonts w:ascii="Times New Roman" w:hAnsi="Times New Roman" w:cs="Times New Roman"/>
          <w:sz w:val="28"/>
        </w:rPr>
        <w:t xml:space="preserve"> [].</w:t>
      </w:r>
      <w:r>
        <w:rPr>
          <w:rFonts w:ascii="Times New Roman" w:hAnsi="Times New Roman" w:cs="Times New Roman"/>
          <w:sz w:val="28"/>
        </w:rPr>
        <w:t xml:space="preserve"> Данную диаграмму можно увидеть на рисунке</w:t>
      </w:r>
      <w:r w:rsidRPr="00285421">
        <w:rPr>
          <w:rFonts w:ascii="Times New Roman" w:hAnsi="Times New Roman" w:cs="Times New Roman"/>
          <w:sz w:val="28"/>
        </w:rPr>
        <w:t>.</w:t>
      </w:r>
      <w:r w:rsidR="001462A0">
        <w:rPr>
          <w:rFonts w:ascii="Times New Roman" w:hAnsi="Times New Roman" w:cs="Times New Roman"/>
          <w:sz w:val="28"/>
        </w:rPr>
        <w:t xml:space="preserve"> На ней </w:t>
      </w:r>
      <w:r w:rsidR="001462A0" w:rsidRPr="008B740D">
        <w:rPr>
          <w:rFonts w:ascii="Times New Roman" w:hAnsi="Times New Roman" w:cs="Times New Roman"/>
          <w:sz w:val="28"/>
        </w:rPr>
        <w:t xml:space="preserve">основными объектами выступают </w:t>
      </w:r>
      <w:r w:rsidR="001462A0">
        <w:rPr>
          <w:rFonts w:ascii="Times New Roman" w:hAnsi="Times New Roman" w:cs="Times New Roman"/>
          <w:sz w:val="28"/>
        </w:rPr>
        <w:t>Страница поиска</w:t>
      </w:r>
      <w:r w:rsidR="001462A0" w:rsidRPr="008B740D">
        <w:rPr>
          <w:rFonts w:ascii="Times New Roman" w:hAnsi="Times New Roman" w:cs="Times New Roman"/>
          <w:sz w:val="28"/>
        </w:rPr>
        <w:t xml:space="preserve">, </w:t>
      </w:r>
      <w:r w:rsidR="001462A0">
        <w:rPr>
          <w:rFonts w:ascii="Times New Roman" w:hAnsi="Times New Roman" w:cs="Times New Roman"/>
          <w:sz w:val="28"/>
        </w:rPr>
        <w:t>Сервер и</w:t>
      </w:r>
      <w:r w:rsidR="001462A0" w:rsidRPr="008B740D">
        <w:rPr>
          <w:rFonts w:ascii="Times New Roman" w:hAnsi="Times New Roman" w:cs="Times New Roman"/>
          <w:sz w:val="28"/>
        </w:rPr>
        <w:t xml:space="preserve"> </w:t>
      </w:r>
      <w:r w:rsidR="001462A0">
        <w:rPr>
          <w:rFonts w:ascii="Times New Roman" w:hAnsi="Times New Roman" w:cs="Times New Roman"/>
          <w:sz w:val="28"/>
        </w:rPr>
        <w:t>База данных</w:t>
      </w:r>
      <w:r w:rsidR="001462A0" w:rsidRPr="008B740D">
        <w:rPr>
          <w:rFonts w:ascii="Times New Roman" w:hAnsi="Times New Roman" w:cs="Times New Roman"/>
          <w:sz w:val="28"/>
        </w:rPr>
        <w:t xml:space="preserve">. </w:t>
      </w:r>
      <w:r w:rsidR="001462A0">
        <w:rPr>
          <w:rFonts w:ascii="Times New Roman" w:hAnsi="Times New Roman" w:cs="Times New Roman"/>
          <w:sz w:val="28"/>
        </w:rPr>
        <w:t xml:space="preserve">Они нужны </w:t>
      </w:r>
      <w:r w:rsidR="001462A0" w:rsidRPr="008B740D">
        <w:rPr>
          <w:rFonts w:ascii="Times New Roman" w:hAnsi="Times New Roman" w:cs="Times New Roman"/>
          <w:sz w:val="28"/>
        </w:rPr>
        <w:t>для</w:t>
      </w:r>
      <w:r w:rsidR="001462A0">
        <w:rPr>
          <w:rFonts w:ascii="Times New Roman" w:hAnsi="Times New Roman" w:cs="Times New Roman"/>
          <w:sz w:val="28"/>
        </w:rPr>
        <w:t xml:space="preserve"> </w:t>
      </w:r>
      <w:r w:rsidR="001462A0" w:rsidRPr="008B740D">
        <w:rPr>
          <w:rFonts w:ascii="Times New Roman" w:hAnsi="Times New Roman" w:cs="Times New Roman"/>
          <w:sz w:val="28"/>
        </w:rPr>
        <w:t xml:space="preserve">того, чтобы </w:t>
      </w:r>
      <w:r w:rsidR="001462A0">
        <w:rPr>
          <w:rFonts w:ascii="Times New Roman" w:hAnsi="Times New Roman" w:cs="Times New Roman"/>
          <w:sz w:val="28"/>
        </w:rPr>
        <w:t>показать</w:t>
      </w:r>
      <w:r w:rsidR="001462A0" w:rsidRPr="008B740D">
        <w:rPr>
          <w:rFonts w:ascii="Times New Roman" w:hAnsi="Times New Roman" w:cs="Times New Roman"/>
          <w:sz w:val="28"/>
        </w:rPr>
        <w:t>, как происходит</w:t>
      </w:r>
      <w:r w:rsidR="001462A0">
        <w:rPr>
          <w:rFonts w:ascii="Times New Roman" w:hAnsi="Times New Roman" w:cs="Times New Roman"/>
          <w:sz w:val="28"/>
        </w:rPr>
        <w:t xml:space="preserve"> </w:t>
      </w:r>
      <w:r w:rsidR="001462A0" w:rsidRPr="008B740D">
        <w:rPr>
          <w:rFonts w:ascii="Times New Roman" w:hAnsi="Times New Roman" w:cs="Times New Roman"/>
          <w:sz w:val="28"/>
        </w:rPr>
        <w:t>взаимодействие между ними</w:t>
      </w:r>
      <w:r w:rsidR="001462A0">
        <w:rPr>
          <w:rFonts w:ascii="Times New Roman" w:hAnsi="Times New Roman" w:cs="Times New Roman"/>
          <w:sz w:val="28"/>
        </w:rPr>
        <w:t xml:space="preserve"> при использовании приложения</w:t>
      </w:r>
      <w:r w:rsidR="001462A0" w:rsidRPr="008B740D">
        <w:rPr>
          <w:rFonts w:ascii="Times New Roman" w:hAnsi="Times New Roman" w:cs="Times New Roman"/>
          <w:sz w:val="28"/>
        </w:rPr>
        <w:t>.</w:t>
      </w:r>
    </w:p>
    <w:p w14:paraId="3D4E9B11" w14:textId="349FCE81" w:rsidR="001462A0" w:rsidRDefault="001462A0" w:rsidP="001462A0">
      <w:pPr>
        <w:spacing w:after="0"/>
        <w:ind w:firstLine="709"/>
        <w:jc w:val="both"/>
        <w:rPr>
          <w:rFonts w:ascii="Times New Roman" w:hAnsi="Times New Roman" w:cs="Times New Roman"/>
          <w:sz w:val="28"/>
          <w:szCs w:val="28"/>
        </w:rPr>
      </w:pPr>
      <w:r w:rsidRPr="00583B1F">
        <w:rPr>
          <w:rFonts w:ascii="Times New Roman" w:hAnsi="Times New Roman" w:cs="Times New Roman"/>
          <w:sz w:val="28"/>
          <w:szCs w:val="28"/>
        </w:rPr>
        <w:t xml:space="preserve">При </w:t>
      </w:r>
      <w:r>
        <w:rPr>
          <w:rFonts w:ascii="Times New Roman" w:hAnsi="Times New Roman" w:cs="Times New Roman"/>
          <w:sz w:val="28"/>
          <w:szCs w:val="28"/>
        </w:rPr>
        <w:t>запросе страницы поиска</w:t>
      </w:r>
      <w:r w:rsidRPr="00583B1F">
        <w:rPr>
          <w:rFonts w:ascii="Times New Roman" w:hAnsi="Times New Roman" w:cs="Times New Roman"/>
          <w:sz w:val="28"/>
          <w:szCs w:val="28"/>
        </w:rPr>
        <w:t xml:space="preserve"> пользователь попадает </w:t>
      </w:r>
      <w:r>
        <w:rPr>
          <w:rFonts w:ascii="Times New Roman" w:hAnsi="Times New Roman" w:cs="Times New Roman"/>
          <w:sz w:val="28"/>
          <w:szCs w:val="28"/>
        </w:rPr>
        <w:t>ее</w:t>
      </w:r>
      <w:r w:rsidRPr="00583B1F">
        <w:rPr>
          <w:rFonts w:ascii="Times New Roman" w:hAnsi="Times New Roman" w:cs="Times New Roman"/>
          <w:sz w:val="28"/>
          <w:szCs w:val="28"/>
        </w:rPr>
        <w:t xml:space="preserve">, на которой ему нужно </w:t>
      </w:r>
      <w:r>
        <w:rPr>
          <w:rFonts w:ascii="Times New Roman" w:hAnsi="Times New Roman" w:cs="Times New Roman"/>
          <w:sz w:val="28"/>
          <w:szCs w:val="28"/>
        </w:rPr>
        <w:t>параметры поиска</w:t>
      </w:r>
      <w:r w:rsidRPr="00583B1F">
        <w:rPr>
          <w:rFonts w:ascii="Times New Roman" w:hAnsi="Times New Roman" w:cs="Times New Roman"/>
          <w:sz w:val="28"/>
          <w:szCs w:val="28"/>
        </w:rPr>
        <w:t>, далее эти данные отправляются на сервер</w:t>
      </w:r>
      <w:r>
        <w:rPr>
          <w:rFonts w:ascii="Times New Roman" w:hAnsi="Times New Roman" w:cs="Times New Roman"/>
          <w:sz w:val="28"/>
          <w:szCs w:val="28"/>
        </w:rPr>
        <w:t>. С</w:t>
      </w:r>
      <w:r w:rsidRPr="00583B1F">
        <w:rPr>
          <w:rFonts w:ascii="Times New Roman" w:hAnsi="Times New Roman" w:cs="Times New Roman"/>
          <w:sz w:val="28"/>
          <w:szCs w:val="28"/>
        </w:rPr>
        <w:t>ервер делает запрос по выбранн</w:t>
      </w:r>
      <w:r>
        <w:rPr>
          <w:rFonts w:ascii="Times New Roman" w:hAnsi="Times New Roman" w:cs="Times New Roman"/>
          <w:sz w:val="28"/>
          <w:szCs w:val="28"/>
        </w:rPr>
        <w:t>ым</w:t>
      </w:r>
      <w:r w:rsidRPr="00583B1F">
        <w:rPr>
          <w:rFonts w:ascii="Times New Roman" w:hAnsi="Times New Roman" w:cs="Times New Roman"/>
          <w:sz w:val="28"/>
          <w:szCs w:val="28"/>
        </w:rPr>
        <w:t xml:space="preserve"> </w:t>
      </w:r>
      <w:r>
        <w:rPr>
          <w:rFonts w:ascii="Times New Roman" w:hAnsi="Times New Roman" w:cs="Times New Roman"/>
          <w:sz w:val="28"/>
          <w:szCs w:val="28"/>
        </w:rPr>
        <w:t>критериям</w:t>
      </w:r>
      <w:r w:rsidRPr="00583B1F">
        <w:rPr>
          <w:rFonts w:ascii="Times New Roman" w:hAnsi="Times New Roman" w:cs="Times New Roman"/>
          <w:sz w:val="28"/>
          <w:szCs w:val="28"/>
        </w:rPr>
        <w:t xml:space="preserve"> к БД, получает результат. Если такие данные были найдены, то сервер возвращает </w:t>
      </w:r>
      <w:r>
        <w:rPr>
          <w:rFonts w:ascii="Times New Roman" w:hAnsi="Times New Roman" w:cs="Times New Roman"/>
          <w:sz w:val="28"/>
          <w:szCs w:val="28"/>
        </w:rPr>
        <w:t>данные обучающих материалов пользователю</w:t>
      </w:r>
      <w:r w:rsidRPr="00583B1F">
        <w:rPr>
          <w:rFonts w:ascii="Times New Roman" w:hAnsi="Times New Roman" w:cs="Times New Roman"/>
          <w:sz w:val="28"/>
          <w:szCs w:val="28"/>
        </w:rPr>
        <w:t xml:space="preserve">, а после этого </w:t>
      </w:r>
      <w:r>
        <w:rPr>
          <w:rFonts w:ascii="Times New Roman" w:hAnsi="Times New Roman" w:cs="Times New Roman"/>
          <w:sz w:val="28"/>
          <w:szCs w:val="28"/>
        </w:rPr>
        <w:t>идет отображения результата</w:t>
      </w:r>
      <w:r w:rsidRPr="00583B1F">
        <w:rPr>
          <w:rFonts w:ascii="Times New Roman" w:hAnsi="Times New Roman" w:cs="Times New Roman"/>
          <w:sz w:val="28"/>
          <w:szCs w:val="28"/>
        </w:rPr>
        <w:t>.</w:t>
      </w:r>
      <w:r>
        <w:rPr>
          <w:rFonts w:ascii="Times New Roman" w:hAnsi="Times New Roman" w:cs="Times New Roman"/>
          <w:sz w:val="28"/>
          <w:szCs w:val="28"/>
        </w:rPr>
        <w:t xml:space="preserve"> </w:t>
      </w:r>
    </w:p>
    <w:p w14:paraId="03706BEE" w14:textId="77777777" w:rsidR="005D4C96" w:rsidRDefault="005D4C96" w:rsidP="005D4C96"/>
    <w:p w14:paraId="0AE930A7" w14:textId="2EFC2A12" w:rsidR="005D4C96" w:rsidRDefault="005D4C96" w:rsidP="005D4C96">
      <w:r>
        <w:rPr>
          <w:noProof/>
          <w:lang w:eastAsia="ru-RU"/>
        </w:rPr>
        <w:lastRenderedPageBreak/>
        <w:drawing>
          <wp:inline distT="0" distB="0" distL="0" distR="0" wp14:anchorId="1AE6BF3F" wp14:editId="21438B09">
            <wp:extent cx="5939790" cy="3120390"/>
            <wp:effectExtent l="0" t="0" r="3810" b="381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3120390"/>
                    </a:xfrm>
                    <a:prstGeom prst="rect">
                      <a:avLst/>
                    </a:prstGeom>
                  </pic:spPr>
                </pic:pic>
              </a:graphicData>
            </a:graphic>
          </wp:inline>
        </w:drawing>
      </w:r>
    </w:p>
    <w:p w14:paraId="2ECB2C5B" w14:textId="77777777" w:rsidR="007B530E" w:rsidRDefault="007B530E" w:rsidP="005D4C96"/>
    <w:p w14:paraId="0D4B49B0" w14:textId="43716FE8" w:rsidR="00285421" w:rsidRDefault="00285421" w:rsidP="007B530E">
      <w:pPr>
        <w:jc w:val="center"/>
        <w:rPr>
          <w:rFonts w:ascii="Times New Roman" w:hAnsi="Times New Roman" w:cs="Times New Roman"/>
          <w:sz w:val="28"/>
        </w:rPr>
      </w:pPr>
      <w:r>
        <w:rPr>
          <w:rFonts w:ascii="Times New Roman" w:hAnsi="Times New Roman" w:cs="Times New Roman"/>
          <w:sz w:val="28"/>
        </w:rPr>
        <w:t xml:space="preserve">Рисунок </w:t>
      </w:r>
      <w:r w:rsidRPr="00285421">
        <w:rPr>
          <w:rFonts w:ascii="Times New Roman" w:hAnsi="Times New Roman" w:cs="Times New Roman"/>
          <w:sz w:val="28"/>
        </w:rPr>
        <w:t>Диаграмма последовательности</w:t>
      </w:r>
    </w:p>
    <w:p w14:paraId="3B0D4122" w14:textId="77777777" w:rsidR="001462A0" w:rsidRDefault="001462A0" w:rsidP="007B530E">
      <w:pPr>
        <w:jc w:val="center"/>
        <w:rPr>
          <w:rFonts w:ascii="Times New Roman" w:hAnsi="Times New Roman" w:cs="Times New Roman"/>
          <w:sz w:val="28"/>
        </w:rPr>
      </w:pPr>
    </w:p>
    <w:p w14:paraId="0688841B" w14:textId="3E40AF9D" w:rsidR="001462A0" w:rsidRDefault="001462A0" w:rsidP="001462A0">
      <w:pPr>
        <w:pStyle w:val="2"/>
        <w:numPr>
          <w:ilvl w:val="2"/>
          <w:numId w:val="30"/>
        </w:numPr>
        <w:rPr>
          <w:rFonts w:ascii="Times New Roman" w:hAnsi="Times New Roman" w:cs="Times New Roman"/>
          <w:b/>
          <w:color w:val="000000" w:themeColor="text1"/>
          <w:sz w:val="28"/>
          <w:szCs w:val="28"/>
        </w:rPr>
      </w:pPr>
      <w:bookmarkStart w:id="257" w:name="_Toc70286259"/>
      <w:r w:rsidRPr="001462A0">
        <w:rPr>
          <w:rFonts w:ascii="Times New Roman" w:hAnsi="Times New Roman" w:cs="Times New Roman"/>
          <w:b/>
          <w:color w:val="000000" w:themeColor="text1"/>
          <w:sz w:val="28"/>
          <w:szCs w:val="28"/>
        </w:rPr>
        <w:t>Диаграмма состояний</w:t>
      </w:r>
      <w:bookmarkEnd w:id="257"/>
    </w:p>
    <w:p w14:paraId="529DEF87" w14:textId="2D9A213E" w:rsidR="001462A0" w:rsidRPr="000E7079" w:rsidRDefault="001462A0" w:rsidP="000E7079">
      <w:pPr>
        <w:spacing w:after="0"/>
        <w:ind w:firstLine="709"/>
        <w:jc w:val="both"/>
        <w:rPr>
          <w:rFonts w:ascii="Times New Roman" w:hAnsi="Times New Roman" w:cs="Times New Roman"/>
          <w:sz w:val="28"/>
        </w:rPr>
      </w:pPr>
      <w:r w:rsidRPr="000E7079">
        <w:rPr>
          <w:rFonts w:ascii="Times New Roman" w:hAnsi="Times New Roman" w:cs="Times New Roman"/>
          <w:sz w:val="28"/>
        </w:rPr>
        <w:t>Диаграмма состояний — это, по существу, </w:t>
      </w:r>
      <w:hyperlink r:id="rId53" w:tooltip="Диаграмма состояний (теория автоматов)" w:history="1">
        <w:r w:rsidRPr="000E7079">
          <w:rPr>
            <w:rFonts w:ascii="Times New Roman" w:hAnsi="Times New Roman" w:cs="Times New Roman"/>
            <w:sz w:val="28"/>
          </w:rPr>
          <w:t>диаграмма состояний</w:t>
        </w:r>
      </w:hyperlink>
      <w:r w:rsidRPr="000E7079">
        <w:rPr>
          <w:rFonts w:ascii="Times New Roman" w:hAnsi="Times New Roman" w:cs="Times New Roman"/>
          <w:sz w:val="28"/>
        </w:rPr>
        <w:t> из теории автоматов со стандартизированными условными обозначениями</w:t>
      </w:r>
      <w:hyperlink r:id="rId54" w:anchor="cite_note-UML2_2-1" w:history="1">
        <w:r w:rsidRPr="000E7079">
          <w:rPr>
            <w:rFonts w:ascii="Times New Roman" w:hAnsi="Times New Roman" w:cs="Times New Roman"/>
            <w:sz w:val="28"/>
          </w:rPr>
          <w:t>[1]</w:t>
        </w:r>
      </w:hyperlink>
      <w:r w:rsidRPr="000E7079">
        <w:rPr>
          <w:rFonts w:ascii="Times New Roman" w:hAnsi="Times New Roman" w:cs="Times New Roman"/>
          <w:sz w:val="28"/>
        </w:rPr>
        <w:t> </w:t>
      </w:r>
      <w:hyperlink r:id="rId55" w:anchor="cite_note-Dru06-2" w:history="1">
        <w:r w:rsidRPr="000E7079">
          <w:rPr>
            <w:rFonts w:ascii="Times New Roman" w:hAnsi="Times New Roman" w:cs="Times New Roman"/>
            <w:sz w:val="28"/>
          </w:rPr>
          <w:t>[2]</w:t>
        </w:r>
      </w:hyperlink>
      <w:r w:rsidRPr="000E7079">
        <w:rPr>
          <w:rFonts w:ascii="Times New Roman" w:hAnsi="Times New Roman" w:cs="Times New Roman"/>
          <w:sz w:val="28"/>
        </w:rPr>
        <w:t>, которая может определять множество систем от компьютерных программ до </w:t>
      </w:r>
      <w:hyperlink r:id="rId56" w:tooltip="Бизнес-процесс" w:history="1">
        <w:r w:rsidRPr="000E7079">
          <w:rPr>
            <w:rFonts w:ascii="Times New Roman" w:hAnsi="Times New Roman" w:cs="Times New Roman"/>
            <w:sz w:val="28"/>
          </w:rPr>
          <w:t>бизнес-процессов</w:t>
        </w:r>
      </w:hyperlink>
      <w:r w:rsidRPr="000E7079">
        <w:rPr>
          <w:rFonts w:ascii="Times New Roman" w:hAnsi="Times New Roman" w:cs="Times New Roman"/>
          <w:sz w:val="28"/>
        </w:rPr>
        <w:t>. </w:t>
      </w:r>
    </w:p>
    <w:p w14:paraId="11B7C667" w14:textId="0B8B8F0A" w:rsidR="001462A0" w:rsidRDefault="001462A0" w:rsidP="000E7079">
      <w:pPr>
        <w:spacing w:after="0"/>
        <w:ind w:firstLine="709"/>
        <w:jc w:val="both"/>
        <w:rPr>
          <w:rFonts w:ascii="Times New Roman" w:hAnsi="Times New Roman" w:cs="Times New Roman"/>
          <w:sz w:val="28"/>
        </w:rPr>
      </w:pPr>
      <w:r w:rsidRPr="000E7079">
        <w:rPr>
          <w:rFonts w:ascii="Times New Roman" w:hAnsi="Times New Roman" w:cs="Times New Roman"/>
          <w:sz w:val="28"/>
        </w:rPr>
        <w:t>Диаграмма состояний показывает диаграмму, моделирующую динамику систем (рисунок). На диаграмме показаны все основные стадии поиска обучающего контента для пользователя.</w:t>
      </w:r>
    </w:p>
    <w:p w14:paraId="1CBCCC47" w14:textId="77777777" w:rsidR="00CB4A17" w:rsidRDefault="00CB4A17" w:rsidP="000E7079">
      <w:pPr>
        <w:spacing w:after="0"/>
        <w:ind w:firstLine="709"/>
        <w:jc w:val="both"/>
        <w:rPr>
          <w:rFonts w:ascii="Times New Roman" w:hAnsi="Times New Roman" w:cs="Times New Roman"/>
          <w:sz w:val="28"/>
        </w:rPr>
      </w:pPr>
    </w:p>
    <w:p w14:paraId="11F5893A" w14:textId="23003D53" w:rsidR="00CB4A17" w:rsidRDefault="00CB4A17" w:rsidP="000E7079">
      <w:pPr>
        <w:spacing w:after="0"/>
        <w:ind w:firstLine="709"/>
        <w:jc w:val="both"/>
        <w:rPr>
          <w:rFonts w:ascii="Times New Roman" w:hAnsi="Times New Roman" w:cs="Times New Roman"/>
          <w:sz w:val="28"/>
        </w:rPr>
      </w:pPr>
      <w:r w:rsidRPr="00CB4A17">
        <w:rPr>
          <w:rFonts w:ascii="Times New Roman" w:hAnsi="Times New Roman" w:cs="Times New Roman"/>
          <w:noProof/>
          <w:sz w:val="28"/>
          <w:lang w:eastAsia="ru-RU"/>
        </w:rPr>
        <w:lastRenderedPageBreak/>
        <w:drawing>
          <wp:inline distT="0" distB="0" distL="0" distR="0" wp14:anchorId="5B3D7071" wp14:editId="2426C7AC">
            <wp:extent cx="5940425" cy="2910205"/>
            <wp:effectExtent l="0" t="0" r="317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2910205"/>
                    </a:xfrm>
                    <a:prstGeom prst="rect">
                      <a:avLst/>
                    </a:prstGeom>
                  </pic:spPr>
                </pic:pic>
              </a:graphicData>
            </a:graphic>
          </wp:inline>
        </w:drawing>
      </w:r>
    </w:p>
    <w:p w14:paraId="7EC6CF12" w14:textId="77777777" w:rsidR="00CB4A17" w:rsidRDefault="00CB4A17" w:rsidP="000E7079">
      <w:pPr>
        <w:spacing w:after="0"/>
        <w:ind w:firstLine="709"/>
        <w:jc w:val="both"/>
        <w:rPr>
          <w:rFonts w:ascii="Times New Roman" w:hAnsi="Times New Roman" w:cs="Times New Roman"/>
          <w:sz w:val="28"/>
        </w:rPr>
      </w:pPr>
    </w:p>
    <w:p w14:paraId="4E564661" w14:textId="08F85D11" w:rsidR="002E526B" w:rsidRDefault="00CB4A17" w:rsidP="00895A57">
      <w:pPr>
        <w:spacing w:after="0"/>
        <w:jc w:val="center"/>
        <w:rPr>
          <w:rFonts w:ascii="Times New Roman" w:hAnsi="Times New Roman" w:cs="Times New Roman"/>
          <w:sz w:val="28"/>
          <w:szCs w:val="28"/>
        </w:rPr>
      </w:pPr>
      <w:r>
        <w:rPr>
          <w:rFonts w:ascii="Times New Roman" w:hAnsi="Times New Roman" w:cs="Times New Roman"/>
          <w:sz w:val="28"/>
        </w:rPr>
        <w:t xml:space="preserve">Рисунок </w:t>
      </w:r>
      <w:r w:rsidRPr="00E01FFD">
        <w:rPr>
          <w:rFonts w:ascii="Times New Roman" w:hAnsi="Times New Roman" w:cs="Times New Roman"/>
          <w:sz w:val="28"/>
          <w:szCs w:val="28"/>
        </w:rPr>
        <w:t xml:space="preserve">Диаграмма состояний </w:t>
      </w:r>
      <w:r w:rsidR="00895A57">
        <w:rPr>
          <w:rFonts w:ascii="Times New Roman" w:hAnsi="Times New Roman" w:cs="Times New Roman"/>
          <w:sz w:val="28"/>
          <w:szCs w:val="28"/>
        </w:rPr>
        <w:t xml:space="preserve">фильтрации данных </w:t>
      </w:r>
    </w:p>
    <w:p w14:paraId="3B1712C4" w14:textId="77777777" w:rsidR="00895A57" w:rsidRPr="00895A57" w:rsidRDefault="00895A57" w:rsidP="00895A57">
      <w:pPr>
        <w:spacing w:after="0"/>
        <w:jc w:val="center"/>
        <w:rPr>
          <w:rFonts w:ascii="Times New Roman" w:hAnsi="Times New Roman" w:cs="Times New Roman"/>
          <w:sz w:val="28"/>
          <w:szCs w:val="28"/>
        </w:rPr>
      </w:pPr>
    </w:p>
    <w:p w14:paraId="58C786E8" w14:textId="798F4E71" w:rsidR="00374F68" w:rsidRDefault="00374F68" w:rsidP="00374F68">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258" w:name="_Toc70286260"/>
      <w:r w:rsidRPr="00374F68">
        <w:rPr>
          <w:rFonts w:ascii="Times New Roman" w:hAnsi="Times New Roman" w:cs="Times New Roman"/>
          <w:b/>
          <w:color w:val="000000" w:themeColor="text1"/>
          <w:sz w:val="28"/>
          <w:szCs w:val="28"/>
        </w:rPr>
        <w:t>Описание интерфейса системы и руководство пользователя</w:t>
      </w:r>
      <w:bookmarkEnd w:id="258"/>
    </w:p>
    <w:p w14:paraId="5FEA1367" w14:textId="77777777" w:rsidR="00446ECD" w:rsidRDefault="00446ECD" w:rsidP="00446ECD"/>
    <w:p w14:paraId="1445F331" w14:textId="6B1F470B" w:rsidR="00446ECD" w:rsidRPr="00E91E10" w:rsidRDefault="00446ECD" w:rsidP="00446ECD">
      <w:pPr>
        <w:shd w:val="clear" w:color="auto" w:fill="FFFFFF"/>
        <w:spacing w:after="0"/>
        <w:ind w:firstLine="709"/>
        <w:jc w:val="both"/>
        <w:rPr>
          <w:rFonts w:ascii="Times New Roman" w:hAnsi="Times New Roman" w:cs="Times New Roman"/>
          <w:sz w:val="28"/>
          <w:szCs w:val="28"/>
        </w:rPr>
      </w:pPr>
      <w:r w:rsidRPr="0053027B">
        <w:rPr>
          <w:rFonts w:ascii="Times New Roman" w:hAnsi="Times New Roman" w:cs="Times New Roman"/>
          <w:sz w:val="28"/>
          <w:szCs w:val="28"/>
        </w:rPr>
        <w:t>Интерфейс системы изображен на рисунках</w:t>
      </w:r>
      <w:r>
        <w:rPr>
          <w:rFonts w:ascii="Times New Roman" w:hAnsi="Times New Roman" w:cs="Times New Roman"/>
          <w:sz w:val="28"/>
          <w:szCs w:val="28"/>
        </w:rPr>
        <w:t>.</w:t>
      </w:r>
      <w:r w:rsidRPr="00446ECD">
        <w:rPr>
          <w:rFonts w:ascii="Times New Roman" w:hAnsi="Times New Roman" w:cs="Times New Roman"/>
          <w:sz w:val="28"/>
          <w:szCs w:val="28"/>
        </w:rPr>
        <w:t xml:space="preserve"> </w:t>
      </w:r>
      <w:r>
        <w:rPr>
          <w:rFonts w:ascii="Times New Roman" w:hAnsi="Times New Roman" w:cs="Times New Roman"/>
          <w:sz w:val="28"/>
          <w:szCs w:val="28"/>
        </w:rPr>
        <w:t xml:space="preserve">При открытии портала </w:t>
      </w:r>
      <w:r>
        <w:rPr>
          <w:rFonts w:ascii="Times New Roman" w:hAnsi="Times New Roman"/>
          <w:sz w:val="28"/>
        </w:rPr>
        <w:t xml:space="preserve">пользователь увидит главную страницу </w:t>
      </w:r>
      <w:r w:rsidR="00E91E10">
        <w:rPr>
          <w:rFonts w:ascii="Times New Roman" w:hAnsi="Times New Roman"/>
          <w:sz w:val="28"/>
        </w:rPr>
        <w:t xml:space="preserve">портала по подбору обучающих материалов </w:t>
      </w:r>
      <w:r>
        <w:rPr>
          <w:rFonts w:ascii="Times New Roman" w:hAnsi="Times New Roman"/>
          <w:sz w:val="28"/>
        </w:rPr>
        <w:t xml:space="preserve">с </w:t>
      </w:r>
      <w:r w:rsidR="00E91E10">
        <w:rPr>
          <w:rFonts w:ascii="Times New Roman" w:hAnsi="Times New Roman"/>
          <w:sz w:val="28"/>
        </w:rPr>
        <w:t>обязательной авторизацией в системе</w:t>
      </w:r>
      <w:r>
        <w:rPr>
          <w:rFonts w:ascii="Times New Roman" w:hAnsi="Times New Roman"/>
          <w:sz w:val="28"/>
        </w:rPr>
        <w:t>, которая</w:t>
      </w:r>
      <w:r w:rsidR="00E91E10">
        <w:rPr>
          <w:rFonts w:ascii="Times New Roman" w:hAnsi="Times New Roman"/>
          <w:sz w:val="28"/>
        </w:rPr>
        <w:t xml:space="preserve"> выполнена в минималистичном виде и</w:t>
      </w:r>
      <w:r>
        <w:rPr>
          <w:rFonts w:ascii="Times New Roman" w:hAnsi="Times New Roman"/>
          <w:sz w:val="28"/>
        </w:rPr>
        <w:t xml:space="preserve"> показана на рисунке .</w:t>
      </w:r>
      <w:r w:rsidRPr="0053027B">
        <w:rPr>
          <w:rFonts w:ascii="Times New Roman" w:hAnsi="Times New Roman" w:cs="Times New Roman"/>
          <w:sz w:val="28"/>
          <w:szCs w:val="28"/>
        </w:rPr>
        <w:t xml:space="preserve"> </w:t>
      </w:r>
      <w:r w:rsidR="00E91E10">
        <w:rPr>
          <w:rFonts w:ascii="Times New Roman" w:hAnsi="Times New Roman" w:cs="Times New Roman"/>
          <w:sz w:val="28"/>
          <w:szCs w:val="28"/>
        </w:rPr>
        <w:t xml:space="preserve">Для того что бы лишний раз не нагружать сотрудников необходимостью запоминать очередные </w:t>
      </w:r>
      <w:proofErr w:type="spellStart"/>
      <w:r w:rsidR="00E91E10">
        <w:rPr>
          <w:rFonts w:ascii="Times New Roman" w:hAnsi="Times New Roman" w:cs="Times New Roman"/>
          <w:sz w:val="28"/>
          <w:szCs w:val="28"/>
        </w:rPr>
        <w:t>авторизационные</w:t>
      </w:r>
      <w:proofErr w:type="spellEnd"/>
      <w:r w:rsidR="00E91E10">
        <w:rPr>
          <w:rFonts w:ascii="Times New Roman" w:hAnsi="Times New Roman" w:cs="Times New Roman"/>
          <w:sz w:val="28"/>
          <w:szCs w:val="28"/>
        </w:rPr>
        <w:t xml:space="preserve"> данные, было принято решение воспользоваться данными из внутренней </w:t>
      </w:r>
      <w:r w:rsidR="00E91E10">
        <w:rPr>
          <w:rFonts w:ascii="Times New Roman" w:hAnsi="Times New Roman" w:cs="Times New Roman"/>
          <w:sz w:val="28"/>
          <w:szCs w:val="28"/>
          <w:lang w:val="en-US"/>
        </w:rPr>
        <w:t>S</w:t>
      </w:r>
      <w:r w:rsidR="00E91E10" w:rsidRPr="00E91E10">
        <w:rPr>
          <w:rFonts w:ascii="Times New Roman" w:hAnsi="Times New Roman" w:cs="Times New Roman"/>
          <w:sz w:val="28"/>
          <w:szCs w:val="28"/>
        </w:rPr>
        <w:t>4</w:t>
      </w:r>
      <w:r w:rsidR="00E91E10">
        <w:rPr>
          <w:rFonts w:ascii="Times New Roman" w:hAnsi="Times New Roman" w:cs="Times New Roman"/>
          <w:sz w:val="28"/>
          <w:szCs w:val="28"/>
          <w:lang w:val="en-US"/>
        </w:rPr>
        <w:t>Hana</w:t>
      </w:r>
      <w:r w:rsidR="00E91E10" w:rsidRPr="00E91E10">
        <w:rPr>
          <w:rFonts w:ascii="Times New Roman" w:hAnsi="Times New Roman" w:cs="Times New Roman"/>
          <w:sz w:val="28"/>
          <w:szCs w:val="28"/>
        </w:rPr>
        <w:t xml:space="preserve"> </w:t>
      </w:r>
      <w:r w:rsidR="00E91E10">
        <w:rPr>
          <w:rFonts w:ascii="Times New Roman" w:hAnsi="Times New Roman" w:cs="Times New Roman"/>
          <w:sz w:val="28"/>
          <w:szCs w:val="28"/>
        </w:rPr>
        <w:t xml:space="preserve">инстанции </w:t>
      </w:r>
      <w:r w:rsidR="00E91E10">
        <w:rPr>
          <w:rFonts w:ascii="Times New Roman" w:hAnsi="Times New Roman" w:cs="Times New Roman"/>
          <w:sz w:val="28"/>
          <w:szCs w:val="28"/>
          <w:lang w:val="en-US"/>
        </w:rPr>
        <w:t>SAP</w:t>
      </w:r>
      <w:r w:rsidR="00E91E10">
        <w:rPr>
          <w:rFonts w:ascii="Times New Roman" w:hAnsi="Times New Roman" w:cs="Times New Roman"/>
          <w:sz w:val="28"/>
          <w:szCs w:val="28"/>
        </w:rPr>
        <w:t xml:space="preserve"> к которой сотрудники имеют доступ. Для удобства можно воспользоваться свойством браузера для запоминания паролей.</w:t>
      </w:r>
    </w:p>
    <w:p w14:paraId="3DDEA0DF" w14:textId="77777777" w:rsidR="00E91E10" w:rsidRDefault="00E91E10" w:rsidP="00446ECD">
      <w:pPr>
        <w:shd w:val="clear" w:color="auto" w:fill="FFFFFF"/>
        <w:spacing w:after="0"/>
        <w:ind w:firstLine="709"/>
        <w:jc w:val="both"/>
        <w:rPr>
          <w:rFonts w:ascii="Times New Roman" w:hAnsi="Times New Roman" w:cs="Times New Roman"/>
          <w:sz w:val="28"/>
          <w:szCs w:val="28"/>
        </w:rPr>
      </w:pPr>
    </w:p>
    <w:p w14:paraId="00CF50DA" w14:textId="77777777" w:rsidR="00E91E10" w:rsidRDefault="00E91E10" w:rsidP="00446ECD">
      <w:pPr>
        <w:shd w:val="clear" w:color="auto" w:fill="FFFFFF"/>
        <w:spacing w:after="0"/>
        <w:ind w:firstLine="709"/>
        <w:jc w:val="both"/>
        <w:rPr>
          <w:rFonts w:ascii="Times New Roman" w:hAnsi="Times New Roman" w:cs="Times New Roman"/>
          <w:sz w:val="28"/>
          <w:szCs w:val="28"/>
        </w:rPr>
      </w:pPr>
    </w:p>
    <w:p w14:paraId="2C5D738B" w14:textId="75EA26B5" w:rsidR="00E91E10" w:rsidRDefault="00E91E10" w:rsidP="00446ECD">
      <w:pPr>
        <w:shd w:val="clear" w:color="auto" w:fill="FFFFFF"/>
        <w:spacing w:after="0"/>
        <w:ind w:firstLine="709"/>
        <w:jc w:val="both"/>
        <w:rPr>
          <w:rFonts w:ascii="Times New Roman" w:hAnsi="Times New Roman" w:cs="Times New Roman"/>
          <w:sz w:val="28"/>
          <w:szCs w:val="28"/>
        </w:rPr>
      </w:pPr>
      <w:r w:rsidRPr="00E91E10">
        <w:rPr>
          <w:rFonts w:ascii="Times New Roman" w:hAnsi="Times New Roman" w:cs="Times New Roman"/>
          <w:noProof/>
          <w:sz w:val="28"/>
          <w:szCs w:val="28"/>
          <w:lang w:eastAsia="ru-RU"/>
        </w:rPr>
        <w:lastRenderedPageBreak/>
        <w:drawing>
          <wp:inline distT="0" distB="0" distL="0" distR="0" wp14:anchorId="32DBE710" wp14:editId="393C2DA6">
            <wp:extent cx="4258269" cy="221010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58269" cy="2210108"/>
                    </a:xfrm>
                    <a:prstGeom prst="rect">
                      <a:avLst/>
                    </a:prstGeom>
                  </pic:spPr>
                </pic:pic>
              </a:graphicData>
            </a:graphic>
          </wp:inline>
        </w:drawing>
      </w:r>
    </w:p>
    <w:p w14:paraId="54B0152A" w14:textId="77777777" w:rsidR="00E91E10" w:rsidRDefault="00E91E10" w:rsidP="00446ECD">
      <w:pPr>
        <w:shd w:val="clear" w:color="auto" w:fill="FFFFFF"/>
        <w:spacing w:after="0"/>
        <w:ind w:firstLine="709"/>
        <w:jc w:val="both"/>
        <w:rPr>
          <w:rFonts w:ascii="Times New Roman" w:hAnsi="Times New Roman" w:cs="Times New Roman"/>
          <w:sz w:val="28"/>
          <w:szCs w:val="28"/>
        </w:rPr>
      </w:pPr>
    </w:p>
    <w:p w14:paraId="20CE6108" w14:textId="2BC385DF"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 авторизации</w:t>
      </w:r>
    </w:p>
    <w:p w14:paraId="37EA391A" w14:textId="77777777" w:rsidR="00E91E10" w:rsidRPr="006A4A02" w:rsidRDefault="00E91E10" w:rsidP="00E91E10">
      <w:pPr>
        <w:shd w:val="clear" w:color="auto" w:fill="FFFFFF"/>
        <w:spacing w:after="0"/>
        <w:ind w:firstLine="709"/>
        <w:jc w:val="center"/>
        <w:rPr>
          <w:rFonts w:ascii="Times New Roman" w:hAnsi="Times New Roman" w:cs="Times New Roman"/>
          <w:sz w:val="28"/>
          <w:szCs w:val="28"/>
        </w:rPr>
      </w:pPr>
    </w:p>
    <w:p w14:paraId="53A291AC" w14:textId="47BF17F7" w:rsidR="00446ECD" w:rsidRDefault="00446ECD"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91E10">
        <w:rPr>
          <w:rFonts w:ascii="Times New Roman" w:hAnsi="Times New Roman" w:cs="Times New Roman"/>
          <w:sz w:val="28"/>
          <w:szCs w:val="28"/>
        </w:rPr>
        <w:t>После этого будет открыт доступ к странице с категориями обучающих материалов, в которых уже будет осуществлен подбор.</w:t>
      </w:r>
    </w:p>
    <w:p w14:paraId="575A6BF2" w14:textId="3CB5CAB0" w:rsidR="00E91E10" w:rsidRDefault="00E91E10" w:rsidP="00446ECD">
      <w:pPr>
        <w:rPr>
          <w:rFonts w:ascii="Times New Roman" w:hAnsi="Times New Roman" w:cs="Times New Roman"/>
          <w:sz w:val="28"/>
          <w:szCs w:val="28"/>
        </w:rPr>
      </w:pPr>
      <w:r w:rsidRPr="00E91E10">
        <w:rPr>
          <w:rFonts w:ascii="Times New Roman" w:hAnsi="Times New Roman" w:cs="Times New Roman"/>
          <w:noProof/>
          <w:sz w:val="28"/>
          <w:szCs w:val="28"/>
          <w:lang w:eastAsia="ru-RU"/>
        </w:rPr>
        <w:drawing>
          <wp:inline distT="0" distB="0" distL="0" distR="0" wp14:anchorId="4214F85F" wp14:editId="647AD56C">
            <wp:extent cx="5940425" cy="2662174"/>
            <wp:effectExtent l="0" t="0" r="3175" b="5080"/>
            <wp:docPr id="31" name="Picture 31" descr="D:\Скрины для отчета\2021-04-22 10_16_49-Learning 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Скрины для отчета\2021-04-22 10_16_49-Learning material.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0425" cy="2662174"/>
                    </a:xfrm>
                    <a:prstGeom prst="rect">
                      <a:avLst/>
                    </a:prstGeom>
                    <a:noFill/>
                    <a:ln>
                      <a:noFill/>
                    </a:ln>
                  </pic:spPr>
                </pic:pic>
              </a:graphicData>
            </a:graphic>
          </wp:inline>
        </w:drawing>
      </w:r>
    </w:p>
    <w:p w14:paraId="252DA2BF" w14:textId="77777777" w:rsidR="00E91E10" w:rsidRDefault="00E91E10" w:rsidP="00E91E10">
      <w:pPr>
        <w:shd w:val="clear" w:color="auto" w:fill="FFFFFF"/>
        <w:spacing w:after="0"/>
        <w:ind w:firstLine="709"/>
        <w:jc w:val="center"/>
        <w:rPr>
          <w:rFonts w:ascii="Times New Roman" w:hAnsi="Times New Roman" w:cs="Times New Roman"/>
          <w:sz w:val="28"/>
          <w:szCs w:val="28"/>
        </w:rPr>
      </w:pPr>
    </w:p>
    <w:p w14:paraId="576AF13E" w14:textId="17D23FCA"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w:t>
      </w:r>
      <w:r w:rsidR="0082410B">
        <w:rPr>
          <w:rFonts w:ascii="Times New Roman" w:hAnsi="Times New Roman" w:cs="Times New Roman"/>
          <w:sz w:val="28"/>
          <w:szCs w:val="28"/>
        </w:rPr>
        <w:t>Страница с категориями обучающих материалов</w:t>
      </w:r>
    </w:p>
    <w:p w14:paraId="5D0301DA" w14:textId="77777777" w:rsidR="00E91E10" w:rsidRDefault="00E91E10" w:rsidP="00446ECD">
      <w:pPr>
        <w:rPr>
          <w:rFonts w:ascii="Times New Roman" w:hAnsi="Times New Roman" w:cs="Times New Roman"/>
          <w:sz w:val="28"/>
          <w:szCs w:val="28"/>
        </w:rPr>
      </w:pPr>
    </w:p>
    <w:p w14:paraId="7C639E88" w14:textId="787AAA40"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данной странице и всех последующих, есть возможность поделиться ссылкой на нее через различные инструменты, путь к которым представлен на рисунке, а </w:t>
      </w:r>
      <w:r w:rsidR="00652D35">
        <w:rPr>
          <w:rFonts w:ascii="Times New Roman" w:hAnsi="Times New Roman" w:cs="Times New Roman"/>
          <w:sz w:val="28"/>
          <w:szCs w:val="28"/>
        </w:rPr>
        <w:t xml:space="preserve"> </w:t>
      </w:r>
      <w:r w:rsidR="00370819">
        <w:rPr>
          <w:rFonts w:ascii="Times New Roman" w:hAnsi="Times New Roman" w:cs="Times New Roman"/>
          <w:sz w:val="28"/>
          <w:szCs w:val="28"/>
        </w:rPr>
        <w:t>также</w:t>
      </w:r>
      <w:r>
        <w:rPr>
          <w:rFonts w:ascii="Times New Roman" w:hAnsi="Times New Roman" w:cs="Times New Roman"/>
          <w:sz w:val="28"/>
          <w:szCs w:val="28"/>
        </w:rPr>
        <w:t xml:space="preserve"> доступен по показанной на рисунке комбинации горячих клавиш  </w:t>
      </w:r>
    </w:p>
    <w:p w14:paraId="66B48868" w14:textId="0039F870" w:rsidR="0082410B" w:rsidRDefault="0082410B" w:rsidP="00446ECD">
      <w:pPr>
        <w:rPr>
          <w:rFonts w:ascii="Times New Roman" w:hAnsi="Times New Roman" w:cs="Times New Roman"/>
          <w:sz w:val="28"/>
          <w:szCs w:val="28"/>
        </w:rPr>
      </w:pPr>
      <w:r w:rsidRPr="0082410B">
        <w:rPr>
          <w:rFonts w:ascii="Times New Roman" w:hAnsi="Times New Roman" w:cs="Times New Roman"/>
          <w:noProof/>
          <w:sz w:val="28"/>
          <w:szCs w:val="28"/>
          <w:lang w:eastAsia="ru-RU"/>
        </w:rPr>
        <w:lastRenderedPageBreak/>
        <w:drawing>
          <wp:inline distT="0" distB="0" distL="0" distR="0" wp14:anchorId="4AFC8F5E" wp14:editId="0EFFBE62">
            <wp:extent cx="5940425" cy="280924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2809240"/>
                    </a:xfrm>
                    <a:prstGeom prst="rect">
                      <a:avLst/>
                    </a:prstGeom>
                  </pic:spPr>
                </pic:pic>
              </a:graphicData>
            </a:graphic>
          </wp:inline>
        </w:drawing>
      </w:r>
    </w:p>
    <w:p w14:paraId="4B17F96B" w14:textId="2C2D660F"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Местоположение кнопки поделиться</w:t>
      </w:r>
    </w:p>
    <w:p w14:paraId="09FD9098" w14:textId="77777777" w:rsidR="0082410B" w:rsidRDefault="0082410B" w:rsidP="0082410B">
      <w:pPr>
        <w:shd w:val="clear" w:color="auto" w:fill="FFFFFF"/>
        <w:spacing w:after="0"/>
        <w:ind w:firstLine="709"/>
        <w:jc w:val="center"/>
        <w:rPr>
          <w:rFonts w:ascii="Times New Roman" w:hAnsi="Times New Roman" w:cs="Times New Roman"/>
          <w:sz w:val="28"/>
          <w:szCs w:val="28"/>
        </w:rPr>
      </w:pPr>
    </w:p>
    <w:p w14:paraId="4A283DCF" w14:textId="10DAFFC2"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активации данного действия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представленное на рисунке </w:t>
      </w:r>
    </w:p>
    <w:p w14:paraId="4C10A035" w14:textId="77777777" w:rsidR="0082410B" w:rsidRDefault="0082410B" w:rsidP="00446ECD">
      <w:pPr>
        <w:rPr>
          <w:rFonts w:ascii="Times New Roman" w:hAnsi="Times New Roman" w:cs="Times New Roman"/>
          <w:sz w:val="28"/>
          <w:szCs w:val="28"/>
        </w:rPr>
      </w:pPr>
    </w:p>
    <w:p w14:paraId="5CFD9B03" w14:textId="7C43B12A" w:rsidR="0082410B" w:rsidRDefault="0082410B" w:rsidP="0082410B">
      <w:pPr>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0CFA2572" wp14:editId="49527AF4">
            <wp:extent cx="1276985" cy="923290"/>
            <wp:effectExtent l="0" t="0" r="0" b="0"/>
            <wp:docPr id="33" name="Picture 33" descr="D:\Скрины для отчета\2021-04-22 09_42_1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Скрины для отчета\2021-04-22 09_42_11-Learning category Composite vie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76985" cy="923290"/>
                    </a:xfrm>
                    <a:prstGeom prst="rect">
                      <a:avLst/>
                    </a:prstGeom>
                    <a:noFill/>
                    <a:ln>
                      <a:noFill/>
                    </a:ln>
                  </pic:spPr>
                </pic:pic>
              </a:graphicData>
            </a:graphic>
          </wp:inline>
        </w:drawing>
      </w:r>
    </w:p>
    <w:p w14:paraId="34DEE04E" w14:textId="77777777" w:rsidR="0082410B" w:rsidRDefault="0082410B" w:rsidP="0082410B">
      <w:pPr>
        <w:jc w:val="center"/>
        <w:rPr>
          <w:rFonts w:ascii="Times New Roman" w:hAnsi="Times New Roman" w:cs="Times New Roman"/>
          <w:sz w:val="28"/>
          <w:szCs w:val="28"/>
        </w:rPr>
      </w:pPr>
    </w:p>
    <w:p w14:paraId="25FA5931" w14:textId="21E77E6E"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 поделиться </w:t>
      </w:r>
    </w:p>
    <w:p w14:paraId="48E9F8CF" w14:textId="77777777" w:rsidR="0082410B" w:rsidRDefault="0082410B" w:rsidP="0082410B">
      <w:pPr>
        <w:shd w:val="clear" w:color="auto" w:fill="FFFFFF"/>
        <w:spacing w:after="0"/>
        <w:ind w:firstLine="709"/>
        <w:jc w:val="center"/>
        <w:rPr>
          <w:rFonts w:ascii="Times New Roman" w:hAnsi="Times New Roman" w:cs="Times New Roman"/>
          <w:sz w:val="28"/>
          <w:szCs w:val="28"/>
        </w:rPr>
      </w:pPr>
    </w:p>
    <w:p w14:paraId="6F6FC027" w14:textId="4F065045"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выборе поделиться через почту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показанное на рисунке </w:t>
      </w:r>
    </w:p>
    <w:p w14:paraId="595B9ABD" w14:textId="71E12094" w:rsidR="0082410B" w:rsidRDefault="0082410B" w:rsidP="0082410B">
      <w:pPr>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lastRenderedPageBreak/>
        <w:drawing>
          <wp:inline distT="0" distB="0" distL="0" distR="0" wp14:anchorId="4A9FE900" wp14:editId="741C0462">
            <wp:extent cx="3674745" cy="4666615"/>
            <wp:effectExtent l="0" t="0" r="1905" b="635"/>
            <wp:docPr id="34" name="Picture 34" descr="D:\Скрины для отчета\2021-04-22 09_42_22-Графический редактор G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Скрины для отчета\2021-04-22 09_42_22-Графический редактор Greensho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74745" cy="4666615"/>
                    </a:xfrm>
                    <a:prstGeom prst="rect">
                      <a:avLst/>
                    </a:prstGeom>
                    <a:noFill/>
                    <a:ln>
                      <a:noFill/>
                    </a:ln>
                  </pic:spPr>
                </pic:pic>
              </a:graphicData>
            </a:graphic>
          </wp:inline>
        </w:drawing>
      </w:r>
    </w:p>
    <w:p w14:paraId="64ABCD11" w14:textId="77777777" w:rsidR="0082410B" w:rsidRDefault="0082410B" w:rsidP="0082410B">
      <w:pPr>
        <w:jc w:val="center"/>
        <w:rPr>
          <w:rFonts w:ascii="Times New Roman" w:hAnsi="Times New Roman" w:cs="Times New Roman"/>
          <w:sz w:val="28"/>
          <w:szCs w:val="28"/>
        </w:rPr>
      </w:pPr>
    </w:p>
    <w:p w14:paraId="4AF03FD4" w14:textId="4C9F22F9"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 с выбором почтового сервиса</w:t>
      </w:r>
    </w:p>
    <w:p w14:paraId="1F3875F2" w14:textId="77777777" w:rsidR="0082410B" w:rsidRDefault="0082410B" w:rsidP="0082410B">
      <w:pPr>
        <w:jc w:val="center"/>
        <w:rPr>
          <w:rFonts w:ascii="Times New Roman" w:hAnsi="Times New Roman" w:cs="Times New Roman"/>
          <w:sz w:val="28"/>
          <w:szCs w:val="28"/>
        </w:rPr>
      </w:pPr>
    </w:p>
    <w:p w14:paraId="4EC0A2DD" w14:textId="2B6538B7" w:rsidR="00370819"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чего в выбранном почтовом сервисе будет создано новое сообщение </w:t>
      </w:r>
      <w:r w:rsidR="00370819">
        <w:rPr>
          <w:rFonts w:ascii="Times New Roman" w:hAnsi="Times New Roman" w:cs="Times New Roman"/>
          <w:sz w:val="28"/>
          <w:szCs w:val="28"/>
        </w:rPr>
        <w:t>вида показанном на рисунке . В нем будет вставлена ссылка и все что необходимо сделать это выбрать отправителей и по желанию написать напутствующий текст.</w:t>
      </w:r>
    </w:p>
    <w:p w14:paraId="78814380" w14:textId="77777777" w:rsidR="00370819" w:rsidRDefault="00370819" w:rsidP="0082410B">
      <w:pPr>
        <w:rPr>
          <w:rFonts w:ascii="Times New Roman" w:hAnsi="Times New Roman" w:cs="Times New Roman"/>
          <w:sz w:val="28"/>
          <w:szCs w:val="28"/>
        </w:rPr>
      </w:pPr>
    </w:p>
    <w:p w14:paraId="12077958" w14:textId="77777777" w:rsidR="00370819" w:rsidRDefault="00370819" w:rsidP="0082410B">
      <w:pPr>
        <w:rPr>
          <w:rFonts w:ascii="Times New Roman" w:hAnsi="Times New Roman" w:cs="Times New Roman"/>
          <w:sz w:val="28"/>
          <w:szCs w:val="28"/>
        </w:rPr>
      </w:pPr>
      <w:r w:rsidRPr="00370819">
        <w:rPr>
          <w:rFonts w:ascii="Times New Roman" w:hAnsi="Times New Roman" w:cs="Times New Roman"/>
          <w:noProof/>
          <w:sz w:val="28"/>
          <w:szCs w:val="28"/>
          <w:lang w:eastAsia="ru-RU"/>
        </w:rPr>
        <w:drawing>
          <wp:inline distT="0" distB="0" distL="0" distR="0" wp14:anchorId="0516388D" wp14:editId="3ADE2D6B">
            <wp:extent cx="5940425" cy="91630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916305"/>
                    </a:xfrm>
                    <a:prstGeom prst="rect">
                      <a:avLst/>
                    </a:prstGeom>
                  </pic:spPr>
                </pic:pic>
              </a:graphicData>
            </a:graphic>
          </wp:inline>
        </w:drawing>
      </w:r>
    </w:p>
    <w:p w14:paraId="3D61EAFC" w14:textId="77777777" w:rsidR="00370819" w:rsidRDefault="00370819" w:rsidP="0082410B">
      <w:pPr>
        <w:rPr>
          <w:rFonts w:ascii="Times New Roman" w:hAnsi="Times New Roman" w:cs="Times New Roman"/>
          <w:sz w:val="28"/>
          <w:szCs w:val="28"/>
        </w:rPr>
      </w:pPr>
    </w:p>
    <w:p w14:paraId="2E220327" w14:textId="4768F7D5" w:rsidR="00370819" w:rsidRDefault="00370819" w:rsidP="00370819">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 почтового сервиса</w:t>
      </w:r>
    </w:p>
    <w:p w14:paraId="653D90E8" w14:textId="77777777" w:rsidR="00370819" w:rsidRDefault="00370819" w:rsidP="00370819">
      <w:pPr>
        <w:shd w:val="clear" w:color="auto" w:fill="FFFFFF"/>
        <w:spacing w:after="0"/>
        <w:ind w:firstLine="709"/>
        <w:jc w:val="center"/>
        <w:rPr>
          <w:rFonts w:ascii="Times New Roman" w:hAnsi="Times New Roman" w:cs="Times New Roman"/>
          <w:sz w:val="28"/>
          <w:szCs w:val="28"/>
        </w:rPr>
      </w:pPr>
    </w:p>
    <w:p w14:paraId="14E247B3" w14:textId="5F3FCD57" w:rsidR="00652D35" w:rsidRDefault="00652D35"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Так же можно создать быстрый переход на страницу для этого необходимо выбрать пункт сохранить как заголовок на окне поделиться. Откроется новое окно представленное на рисунке .</w:t>
      </w:r>
    </w:p>
    <w:p w14:paraId="604F5A15" w14:textId="77777777" w:rsidR="00652D35" w:rsidRDefault="00652D35" w:rsidP="00652D35">
      <w:pPr>
        <w:shd w:val="clear" w:color="auto" w:fill="FFFFFF"/>
        <w:spacing w:after="0"/>
        <w:ind w:firstLine="709"/>
        <w:rPr>
          <w:rFonts w:ascii="Times New Roman" w:hAnsi="Times New Roman" w:cs="Times New Roman"/>
          <w:sz w:val="28"/>
          <w:szCs w:val="28"/>
        </w:rPr>
      </w:pPr>
    </w:p>
    <w:p w14:paraId="2DB56A28" w14:textId="76EE0F62" w:rsidR="00652D35" w:rsidRDefault="00652D35" w:rsidP="00652D35">
      <w:pPr>
        <w:shd w:val="clear" w:color="auto" w:fill="FFFFFF"/>
        <w:spacing w:after="0"/>
        <w:ind w:firstLine="709"/>
        <w:jc w:val="center"/>
        <w:rPr>
          <w:rFonts w:ascii="Times New Roman" w:hAnsi="Times New Roman" w:cs="Times New Roman"/>
          <w:sz w:val="28"/>
          <w:szCs w:val="28"/>
        </w:rPr>
      </w:pPr>
      <w:r w:rsidRPr="00652D35">
        <w:rPr>
          <w:rFonts w:ascii="Times New Roman" w:hAnsi="Times New Roman" w:cs="Times New Roman"/>
          <w:noProof/>
          <w:sz w:val="28"/>
          <w:szCs w:val="28"/>
          <w:lang w:eastAsia="ru-RU"/>
        </w:rPr>
        <w:drawing>
          <wp:inline distT="0" distB="0" distL="0" distR="0" wp14:anchorId="25D10F53" wp14:editId="6045AC35">
            <wp:extent cx="3839111" cy="6468378"/>
            <wp:effectExtent l="0" t="0" r="952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39111" cy="6468378"/>
                    </a:xfrm>
                    <a:prstGeom prst="rect">
                      <a:avLst/>
                    </a:prstGeom>
                  </pic:spPr>
                </pic:pic>
              </a:graphicData>
            </a:graphic>
          </wp:inline>
        </w:drawing>
      </w:r>
    </w:p>
    <w:p w14:paraId="05ECF89D" w14:textId="77777777" w:rsidR="00370819" w:rsidRDefault="00370819" w:rsidP="00370819">
      <w:pPr>
        <w:shd w:val="clear" w:color="auto" w:fill="FFFFFF"/>
        <w:spacing w:after="0"/>
        <w:ind w:firstLine="709"/>
        <w:rPr>
          <w:rFonts w:ascii="Times New Roman" w:hAnsi="Times New Roman" w:cs="Times New Roman"/>
          <w:sz w:val="28"/>
          <w:szCs w:val="28"/>
        </w:rPr>
      </w:pPr>
    </w:p>
    <w:p w14:paraId="6A543947" w14:textId="0026217B" w:rsidR="00652D35" w:rsidRDefault="00652D35" w:rsidP="00652D3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 </w:t>
      </w:r>
      <w:r w:rsidR="00E43EC7">
        <w:rPr>
          <w:rFonts w:ascii="Times New Roman" w:hAnsi="Times New Roman" w:cs="Times New Roman"/>
          <w:sz w:val="28"/>
          <w:szCs w:val="28"/>
        </w:rPr>
        <w:t>сохранение быстрого перехода на страницу</w:t>
      </w:r>
    </w:p>
    <w:p w14:paraId="2DDFDCCB" w14:textId="77777777" w:rsidR="00E43EC7" w:rsidRDefault="00E43EC7" w:rsidP="00652D35">
      <w:pPr>
        <w:shd w:val="clear" w:color="auto" w:fill="FFFFFF"/>
        <w:spacing w:after="0"/>
        <w:ind w:firstLine="709"/>
        <w:jc w:val="center"/>
        <w:rPr>
          <w:rFonts w:ascii="Times New Roman" w:hAnsi="Times New Roman" w:cs="Times New Roman"/>
          <w:sz w:val="28"/>
          <w:szCs w:val="28"/>
        </w:rPr>
      </w:pPr>
    </w:p>
    <w:p w14:paraId="6BEC4AE9" w14:textId="2E711899" w:rsidR="00652D35"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Так же предоставлено окно поиска других приложений, развёрнутых в этой системе рисунок.</w:t>
      </w:r>
    </w:p>
    <w:p w14:paraId="4887BAEC" w14:textId="77777777" w:rsidR="00E43EC7" w:rsidRDefault="00E43EC7" w:rsidP="00370819">
      <w:pPr>
        <w:shd w:val="clear" w:color="auto" w:fill="FFFFFF"/>
        <w:spacing w:after="0"/>
        <w:ind w:firstLine="709"/>
        <w:rPr>
          <w:rFonts w:ascii="Times New Roman" w:hAnsi="Times New Roman" w:cs="Times New Roman"/>
          <w:sz w:val="28"/>
          <w:szCs w:val="28"/>
        </w:rPr>
      </w:pPr>
    </w:p>
    <w:p w14:paraId="70809A70" w14:textId="162AEE9D" w:rsidR="00370819" w:rsidRDefault="00E43EC7" w:rsidP="00E43EC7">
      <w:pPr>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drawing>
          <wp:inline distT="0" distB="0" distL="0" distR="0" wp14:anchorId="50D3D011" wp14:editId="5AAF67B8">
            <wp:extent cx="5012055" cy="448310"/>
            <wp:effectExtent l="0" t="0" r="0" b="8890"/>
            <wp:docPr id="37" name="Picture 37" descr="D:\Скрины для отчета\2021-04-22 09_43_2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Скрины для отчета\2021-04-22 09_43_21-Learning category Composite view.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12055" cy="448310"/>
                    </a:xfrm>
                    <a:prstGeom prst="rect">
                      <a:avLst/>
                    </a:prstGeom>
                    <a:noFill/>
                    <a:ln>
                      <a:noFill/>
                    </a:ln>
                  </pic:spPr>
                </pic:pic>
              </a:graphicData>
            </a:graphic>
          </wp:inline>
        </w:drawing>
      </w:r>
    </w:p>
    <w:p w14:paraId="27F90811" w14:textId="77777777" w:rsidR="00E43EC7" w:rsidRDefault="00E43EC7" w:rsidP="0082410B">
      <w:pPr>
        <w:rPr>
          <w:rFonts w:ascii="Times New Roman" w:hAnsi="Times New Roman" w:cs="Times New Roman"/>
          <w:sz w:val="28"/>
          <w:szCs w:val="28"/>
        </w:rPr>
      </w:pPr>
    </w:p>
    <w:p w14:paraId="6B981F63" w14:textId="50DC9F7D"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Поиск приложений</w:t>
      </w:r>
    </w:p>
    <w:p w14:paraId="3ADF60A4" w14:textId="77777777" w:rsidR="00E43EC7" w:rsidRDefault="00E43EC7" w:rsidP="00E43EC7">
      <w:pPr>
        <w:shd w:val="clear" w:color="auto" w:fill="FFFFFF"/>
        <w:spacing w:after="0"/>
        <w:ind w:firstLine="709"/>
        <w:rPr>
          <w:rFonts w:ascii="Times New Roman" w:hAnsi="Times New Roman" w:cs="Times New Roman"/>
          <w:sz w:val="28"/>
          <w:szCs w:val="28"/>
        </w:rPr>
      </w:pPr>
    </w:p>
    <w:p w14:paraId="268B5270" w14:textId="3ED2C019" w:rsidR="00E43EC7"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Есть так же есть меню с настройками под конкретного пользователя. На рисунке представлена кнопка переход к данному меню </w:t>
      </w:r>
    </w:p>
    <w:p w14:paraId="209CDCF4" w14:textId="77777777" w:rsidR="00E43EC7" w:rsidRDefault="00E43EC7" w:rsidP="00E43EC7">
      <w:pPr>
        <w:shd w:val="clear" w:color="auto" w:fill="FFFFFF"/>
        <w:spacing w:after="0"/>
        <w:ind w:firstLine="709"/>
        <w:rPr>
          <w:rFonts w:ascii="Times New Roman" w:hAnsi="Times New Roman" w:cs="Times New Roman"/>
          <w:sz w:val="28"/>
          <w:szCs w:val="28"/>
        </w:rPr>
      </w:pPr>
    </w:p>
    <w:p w14:paraId="3CD54CBD" w14:textId="47C43E10" w:rsidR="00E43EC7" w:rsidRDefault="00E43EC7" w:rsidP="00E43EC7">
      <w:pPr>
        <w:shd w:val="clear" w:color="auto" w:fill="FFFFFF"/>
        <w:spacing w:after="0"/>
        <w:ind w:firstLine="709"/>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drawing>
          <wp:inline distT="0" distB="0" distL="0" distR="0" wp14:anchorId="4E8DC101" wp14:editId="63C13590">
            <wp:extent cx="5565072" cy="511594"/>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08022" cy="533928"/>
                    </a:xfrm>
                    <a:prstGeom prst="rect">
                      <a:avLst/>
                    </a:prstGeom>
                  </pic:spPr>
                </pic:pic>
              </a:graphicData>
            </a:graphic>
          </wp:inline>
        </w:drawing>
      </w:r>
    </w:p>
    <w:p w14:paraId="0630B7FF" w14:textId="77777777" w:rsidR="00E43EC7" w:rsidRDefault="00E43EC7" w:rsidP="00E43EC7">
      <w:pPr>
        <w:shd w:val="clear" w:color="auto" w:fill="FFFFFF"/>
        <w:spacing w:after="0"/>
        <w:ind w:firstLine="709"/>
        <w:jc w:val="center"/>
        <w:rPr>
          <w:rFonts w:ascii="Times New Roman" w:hAnsi="Times New Roman" w:cs="Times New Roman"/>
          <w:sz w:val="28"/>
          <w:szCs w:val="28"/>
        </w:rPr>
      </w:pPr>
    </w:p>
    <w:p w14:paraId="4DB54988" w14:textId="17D0946E"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кнопка пользовательских настроек</w:t>
      </w:r>
    </w:p>
    <w:p w14:paraId="37DAEC65" w14:textId="77777777" w:rsidR="00E43EC7" w:rsidRDefault="00E43EC7" w:rsidP="00E43EC7">
      <w:pPr>
        <w:shd w:val="clear" w:color="auto" w:fill="FFFFFF"/>
        <w:spacing w:after="0"/>
        <w:ind w:firstLine="709"/>
        <w:rPr>
          <w:rFonts w:ascii="Times New Roman" w:hAnsi="Times New Roman" w:cs="Times New Roman"/>
          <w:sz w:val="28"/>
          <w:szCs w:val="28"/>
        </w:rPr>
      </w:pPr>
    </w:p>
    <w:p w14:paraId="64ABAD84" w14:textId="3ACBA55E" w:rsidR="00E43EC7"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нажатии на нее всплывет </w:t>
      </w:r>
      <w:r w:rsidR="00296D7E">
        <w:rPr>
          <w:rFonts w:ascii="Times New Roman" w:hAnsi="Times New Roman" w:cs="Times New Roman"/>
          <w:sz w:val="28"/>
          <w:szCs w:val="28"/>
        </w:rPr>
        <w:t xml:space="preserve">окно представленное на рисунке </w:t>
      </w:r>
    </w:p>
    <w:p w14:paraId="3193EDBA" w14:textId="77777777" w:rsidR="00296D7E" w:rsidRDefault="00296D7E" w:rsidP="00E43EC7">
      <w:pPr>
        <w:shd w:val="clear" w:color="auto" w:fill="FFFFFF"/>
        <w:spacing w:after="0"/>
        <w:ind w:firstLine="709"/>
        <w:rPr>
          <w:rFonts w:ascii="Times New Roman" w:hAnsi="Times New Roman" w:cs="Times New Roman"/>
          <w:sz w:val="28"/>
          <w:szCs w:val="28"/>
        </w:rPr>
      </w:pPr>
    </w:p>
    <w:p w14:paraId="1313C59A" w14:textId="005834E9"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drawing>
          <wp:inline distT="0" distB="0" distL="0" distR="0" wp14:anchorId="5683CD20" wp14:editId="4F4AB6EB">
            <wp:extent cx="1768475" cy="3114040"/>
            <wp:effectExtent l="0" t="0" r="3175" b="0"/>
            <wp:docPr id="39" name="Picture 39" descr="D:\Скрины для отчета\2021-04-22 09_43_57-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Скрины для отчета\2021-04-22 09_43_57-Learning category Composite view.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68475" cy="3114040"/>
                    </a:xfrm>
                    <a:prstGeom prst="rect">
                      <a:avLst/>
                    </a:prstGeom>
                    <a:noFill/>
                    <a:ln>
                      <a:noFill/>
                    </a:ln>
                  </pic:spPr>
                </pic:pic>
              </a:graphicData>
            </a:graphic>
          </wp:inline>
        </w:drawing>
      </w:r>
    </w:p>
    <w:p w14:paraId="52F27276" w14:textId="77777777" w:rsidR="00296D7E" w:rsidRDefault="00296D7E" w:rsidP="00296D7E">
      <w:pPr>
        <w:shd w:val="clear" w:color="auto" w:fill="FFFFFF"/>
        <w:spacing w:after="0"/>
        <w:ind w:firstLine="709"/>
        <w:jc w:val="center"/>
        <w:rPr>
          <w:rFonts w:ascii="Times New Roman" w:hAnsi="Times New Roman" w:cs="Times New Roman"/>
          <w:sz w:val="28"/>
          <w:szCs w:val="28"/>
        </w:rPr>
      </w:pPr>
    </w:p>
    <w:p w14:paraId="65F21FC8" w14:textId="45837085"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меню пользовательских настроек</w:t>
      </w:r>
    </w:p>
    <w:p w14:paraId="00C25164" w14:textId="77777777" w:rsidR="00296D7E" w:rsidRDefault="00296D7E" w:rsidP="00296D7E">
      <w:pPr>
        <w:shd w:val="clear" w:color="auto" w:fill="FFFFFF"/>
        <w:spacing w:after="0"/>
        <w:ind w:firstLine="709"/>
        <w:rPr>
          <w:rFonts w:ascii="Times New Roman" w:hAnsi="Times New Roman" w:cs="Times New Roman"/>
          <w:sz w:val="28"/>
          <w:szCs w:val="28"/>
        </w:rPr>
      </w:pPr>
    </w:p>
    <w:p w14:paraId="10BF8885" w14:textId="11CBF6C3" w:rsidR="00296D7E" w:rsidRDefault="00296D7E"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Данные функции весьма стандартны и в отдельном представлении не нуждаются. Для примера было выбрана функция оставить отзыв, представленная на рисунке </w:t>
      </w:r>
    </w:p>
    <w:p w14:paraId="58C64F2F" w14:textId="456E90EC"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drawing>
          <wp:inline distT="0" distB="0" distL="0" distR="0" wp14:anchorId="3DBA8447" wp14:editId="377169C4">
            <wp:extent cx="3820058" cy="5687219"/>
            <wp:effectExtent l="0" t="0" r="952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20058" cy="5687219"/>
                    </a:xfrm>
                    <a:prstGeom prst="rect">
                      <a:avLst/>
                    </a:prstGeom>
                  </pic:spPr>
                </pic:pic>
              </a:graphicData>
            </a:graphic>
          </wp:inline>
        </w:drawing>
      </w:r>
    </w:p>
    <w:p w14:paraId="16BDFC92" w14:textId="77777777" w:rsidR="00296D7E" w:rsidRDefault="00296D7E" w:rsidP="00296D7E">
      <w:pPr>
        <w:shd w:val="clear" w:color="auto" w:fill="FFFFFF"/>
        <w:spacing w:after="0"/>
        <w:ind w:firstLine="709"/>
        <w:rPr>
          <w:rFonts w:ascii="Times New Roman" w:hAnsi="Times New Roman" w:cs="Times New Roman"/>
          <w:sz w:val="28"/>
          <w:szCs w:val="28"/>
        </w:rPr>
      </w:pPr>
    </w:p>
    <w:p w14:paraId="10103C80" w14:textId="55C7F08C"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меню отзыва</w:t>
      </w:r>
    </w:p>
    <w:p w14:paraId="05F1EC37" w14:textId="77777777" w:rsidR="00296D7E" w:rsidRDefault="00296D7E" w:rsidP="00296D7E">
      <w:pPr>
        <w:shd w:val="clear" w:color="auto" w:fill="FFFFFF"/>
        <w:spacing w:after="0"/>
        <w:ind w:firstLine="709"/>
        <w:rPr>
          <w:rFonts w:ascii="Times New Roman" w:hAnsi="Times New Roman" w:cs="Times New Roman"/>
          <w:sz w:val="28"/>
          <w:szCs w:val="28"/>
        </w:rPr>
      </w:pPr>
    </w:p>
    <w:p w14:paraId="2CFFAEF5" w14:textId="44BACD18" w:rsidR="00296D7E" w:rsidRDefault="0013218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перейдем к станице с выбором категории, к примеру, выберем категорию заметки и увидим список учебных материалов, представленных на рисунке </w:t>
      </w:r>
      <w:r w:rsidRPr="0013218B">
        <w:rPr>
          <w:rFonts w:ascii="Times New Roman" w:hAnsi="Times New Roman" w:cs="Times New Roman"/>
          <w:sz w:val="28"/>
          <w:szCs w:val="28"/>
        </w:rPr>
        <w:t>.</w:t>
      </w:r>
      <w:r>
        <w:rPr>
          <w:rFonts w:ascii="Times New Roman" w:hAnsi="Times New Roman" w:cs="Times New Roman"/>
          <w:sz w:val="28"/>
          <w:szCs w:val="28"/>
        </w:rPr>
        <w:t xml:space="preserve"> </w:t>
      </w:r>
    </w:p>
    <w:p w14:paraId="311AF161" w14:textId="77777777" w:rsidR="0013218B" w:rsidRDefault="0013218B" w:rsidP="00296D7E">
      <w:pPr>
        <w:shd w:val="clear" w:color="auto" w:fill="FFFFFF"/>
        <w:spacing w:after="0"/>
        <w:ind w:firstLine="709"/>
        <w:rPr>
          <w:rFonts w:ascii="Times New Roman" w:hAnsi="Times New Roman" w:cs="Times New Roman"/>
          <w:sz w:val="28"/>
          <w:szCs w:val="28"/>
        </w:rPr>
      </w:pPr>
    </w:p>
    <w:p w14:paraId="20E86FA8" w14:textId="5427E819" w:rsidR="00296D7E" w:rsidRDefault="0013218B" w:rsidP="0013218B">
      <w:pPr>
        <w:shd w:val="clear" w:color="auto" w:fill="FFFFFF"/>
        <w:spacing w:after="0"/>
        <w:rPr>
          <w:rFonts w:ascii="Times New Roman" w:hAnsi="Times New Roman" w:cs="Times New Roman"/>
          <w:sz w:val="28"/>
          <w:szCs w:val="28"/>
        </w:rPr>
      </w:pPr>
      <w:r w:rsidRPr="0013218B">
        <w:rPr>
          <w:rFonts w:ascii="Times New Roman" w:hAnsi="Times New Roman" w:cs="Times New Roman"/>
          <w:noProof/>
          <w:sz w:val="28"/>
          <w:szCs w:val="28"/>
          <w:lang w:eastAsia="ru-RU"/>
        </w:rPr>
        <w:lastRenderedPageBreak/>
        <w:drawing>
          <wp:inline distT="0" distB="0" distL="0" distR="0" wp14:anchorId="19FFE187" wp14:editId="539DE3CE">
            <wp:extent cx="5940425" cy="2074545"/>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2074545"/>
                    </a:xfrm>
                    <a:prstGeom prst="rect">
                      <a:avLst/>
                    </a:prstGeom>
                  </pic:spPr>
                </pic:pic>
              </a:graphicData>
            </a:graphic>
          </wp:inline>
        </w:drawing>
      </w:r>
    </w:p>
    <w:p w14:paraId="6B394421" w14:textId="77777777" w:rsidR="0013218B" w:rsidRDefault="0013218B" w:rsidP="0013218B">
      <w:pPr>
        <w:shd w:val="clear" w:color="auto" w:fill="FFFFFF"/>
        <w:spacing w:after="0"/>
        <w:rPr>
          <w:rFonts w:ascii="Times New Roman" w:hAnsi="Times New Roman" w:cs="Times New Roman"/>
          <w:sz w:val="28"/>
          <w:szCs w:val="28"/>
        </w:rPr>
      </w:pPr>
    </w:p>
    <w:p w14:paraId="301EEB90" w14:textId="0102C146" w:rsidR="0013218B" w:rsidRDefault="0013218B" w:rsidP="0013218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41986" w:rsidRPr="00A04FB6">
        <w:rPr>
          <w:rFonts w:ascii="Times New Roman" w:hAnsi="Times New Roman" w:cs="Times New Roman"/>
          <w:sz w:val="28"/>
          <w:szCs w:val="28"/>
        </w:rPr>
        <w:t xml:space="preserve">– </w:t>
      </w:r>
      <w:r w:rsidR="00F41986">
        <w:rPr>
          <w:rFonts w:ascii="Times New Roman" w:hAnsi="Times New Roman" w:cs="Times New Roman"/>
          <w:sz w:val="28"/>
          <w:szCs w:val="28"/>
        </w:rPr>
        <w:t>Страница обучающих материалов для категории заметки.</w:t>
      </w:r>
    </w:p>
    <w:p w14:paraId="61BD59BE" w14:textId="77777777" w:rsidR="00F41986" w:rsidRDefault="00F41986" w:rsidP="00F41986">
      <w:pPr>
        <w:shd w:val="clear" w:color="auto" w:fill="FFFFFF"/>
        <w:spacing w:after="0"/>
        <w:ind w:firstLine="709"/>
        <w:rPr>
          <w:rFonts w:ascii="Times New Roman" w:hAnsi="Times New Roman" w:cs="Times New Roman"/>
          <w:sz w:val="28"/>
          <w:szCs w:val="28"/>
        </w:rPr>
      </w:pPr>
    </w:p>
    <w:p w14:paraId="21AB45D3" w14:textId="2BBAA082" w:rsidR="00F41986" w:rsidRDefault="00F41986"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данной страницы, а также для всех остальных, представлен функционал, позволяющий отобрать, отсортировать и сгруппировать данные. Для каждого из этих представлений предоставлена возможность мульти выбора колонок, порядка сортировки и т.д.  Функционал последовательно представлен на рисунках. </w:t>
      </w:r>
    </w:p>
    <w:p w14:paraId="08773260"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5FD433B0" w14:textId="643B3446" w:rsidR="00F41986" w:rsidRDefault="00F41986" w:rsidP="00F41986">
      <w:pPr>
        <w:shd w:val="clear" w:color="auto" w:fill="FFFFFF"/>
        <w:spacing w:after="0"/>
        <w:ind w:firstLine="709"/>
        <w:jc w:val="both"/>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1C65DB18" wp14:editId="015043F4">
            <wp:extent cx="5940425" cy="4715113"/>
            <wp:effectExtent l="0" t="0" r="3175" b="9525"/>
            <wp:docPr id="44" name="Picture 44" descr="D:\Скрины для отчета\2021-04-22 09_40_2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Скрины для отчета\2021-04-22 09_40_25-Learning category Composite view.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0425" cy="4715113"/>
                    </a:xfrm>
                    <a:prstGeom prst="rect">
                      <a:avLst/>
                    </a:prstGeom>
                    <a:noFill/>
                    <a:ln>
                      <a:noFill/>
                    </a:ln>
                  </pic:spPr>
                </pic:pic>
              </a:graphicData>
            </a:graphic>
          </wp:inline>
        </w:drawing>
      </w:r>
    </w:p>
    <w:p w14:paraId="7F4B932C"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37583E2A" w14:textId="042F759D"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Выбор колонок для отображения.</w:t>
      </w:r>
    </w:p>
    <w:p w14:paraId="52F98A3D"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2BBFBDE9" w14:textId="7CE83DE9" w:rsidR="00F41986" w:rsidRDefault="00F41986" w:rsidP="00F41986">
      <w:pPr>
        <w:shd w:val="clear" w:color="auto" w:fill="FFFFFF"/>
        <w:spacing w:after="0"/>
        <w:ind w:firstLine="709"/>
        <w:jc w:val="both"/>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15ED43BA" wp14:editId="0AB880D3">
            <wp:extent cx="5940425" cy="4709386"/>
            <wp:effectExtent l="0" t="0" r="3175" b="0"/>
            <wp:docPr id="45" name="Picture 45" descr="D:\Скрины для отчета\2021-04-22 09_40_33-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Скрины для отчета\2021-04-22 09_40_33-Learning category Composite view.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0425" cy="4709386"/>
                    </a:xfrm>
                    <a:prstGeom prst="rect">
                      <a:avLst/>
                    </a:prstGeom>
                    <a:noFill/>
                    <a:ln>
                      <a:noFill/>
                    </a:ln>
                  </pic:spPr>
                </pic:pic>
              </a:graphicData>
            </a:graphic>
          </wp:inline>
        </w:drawing>
      </w:r>
    </w:p>
    <w:p w14:paraId="704C5675" w14:textId="2FBA3578"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Выбор сортировок.</w:t>
      </w:r>
    </w:p>
    <w:p w14:paraId="0EF78E38" w14:textId="058F94CE" w:rsidR="0013218B" w:rsidRPr="0013218B" w:rsidRDefault="0013218B" w:rsidP="0013218B">
      <w:pPr>
        <w:shd w:val="clear" w:color="auto" w:fill="FFFFFF"/>
        <w:spacing w:after="0"/>
        <w:rPr>
          <w:rFonts w:ascii="Times New Roman" w:hAnsi="Times New Roman" w:cs="Times New Roman"/>
          <w:sz w:val="28"/>
          <w:szCs w:val="28"/>
        </w:rPr>
      </w:pPr>
    </w:p>
    <w:p w14:paraId="718A99E4" w14:textId="4070AB0C" w:rsidR="00296D7E" w:rsidRDefault="00F41986" w:rsidP="00296D7E">
      <w:pPr>
        <w:shd w:val="clear" w:color="auto" w:fill="FFFFFF"/>
        <w:spacing w:after="0"/>
        <w:ind w:firstLine="709"/>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lastRenderedPageBreak/>
        <w:drawing>
          <wp:inline distT="0" distB="0" distL="0" distR="0" wp14:anchorId="3140D39D" wp14:editId="6AEA63F9">
            <wp:extent cx="5940425" cy="5808434"/>
            <wp:effectExtent l="0" t="0" r="3175" b="1905"/>
            <wp:docPr id="47" name="Picture 47" descr="D:\Скрины для отчета\2021-04-22 09_41_08-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Скрины для отчета\2021-04-22 09_41_08-Learning category Composite vie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0425" cy="5808434"/>
                    </a:xfrm>
                    <a:prstGeom prst="rect">
                      <a:avLst/>
                    </a:prstGeom>
                    <a:noFill/>
                    <a:ln>
                      <a:noFill/>
                    </a:ln>
                  </pic:spPr>
                </pic:pic>
              </a:graphicData>
            </a:graphic>
          </wp:inline>
        </w:drawing>
      </w:r>
    </w:p>
    <w:p w14:paraId="50473EC1"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85CA1E9" w14:textId="11087F48"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Выбор фильтрации.</w:t>
      </w:r>
    </w:p>
    <w:p w14:paraId="3D0A3CDF" w14:textId="77777777" w:rsidR="00F41986" w:rsidRDefault="00F41986" w:rsidP="00F41986">
      <w:pPr>
        <w:shd w:val="clear" w:color="auto" w:fill="FFFFFF"/>
        <w:spacing w:after="0"/>
        <w:ind w:firstLine="709"/>
        <w:rPr>
          <w:rFonts w:ascii="Times New Roman" w:hAnsi="Times New Roman" w:cs="Times New Roman"/>
          <w:sz w:val="28"/>
          <w:szCs w:val="28"/>
        </w:rPr>
      </w:pPr>
    </w:p>
    <w:p w14:paraId="164CE52F" w14:textId="13822946" w:rsidR="00F41986" w:rsidRDefault="00F41986" w:rsidP="00F41986">
      <w:pPr>
        <w:shd w:val="clear" w:color="auto" w:fill="FFFFFF"/>
        <w:spacing w:after="0"/>
        <w:ind w:firstLine="709"/>
        <w:rPr>
          <w:rFonts w:ascii="Times New Roman" w:hAnsi="Times New Roman" w:cs="Times New Roman"/>
          <w:sz w:val="28"/>
          <w:szCs w:val="28"/>
        </w:rPr>
      </w:pPr>
      <w:r w:rsidRPr="00F41986">
        <w:rPr>
          <w:rFonts w:ascii="Times New Roman" w:hAnsi="Times New Roman" w:cs="Times New Roman"/>
          <w:noProof/>
          <w:sz w:val="28"/>
          <w:szCs w:val="28"/>
          <w:lang w:eastAsia="ru-RU"/>
        </w:rPr>
        <w:lastRenderedPageBreak/>
        <w:drawing>
          <wp:inline distT="0" distB="0" distL="0" distR="0" wp14:anchorId="6F94846A" wp14:editId="0587E78D">
            <wp:extent cx="5940425" cy="4723809"/>
            <wp:effectExtent l="0" t="0" r="3175" b="635"/>
            <wp:docPr id="48" name="Picture 48" descr="D:\Скрины для отчета\2021-04-22 09_41_19-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Скрины для отчета\2021-04-22 09_41_19-Learning category Composite view.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0425" cy="4723809"/>
                    </a:xfrm>
                    <a:prstGeom prst="rect">
                      <a:avLst/>
                    </a:prstGeom>
                    <a:noFill/>
                    <a:ln>
                      <a:noFill/>
                    </a:ln>
                  </pic:spPr>
                </pic:pic>
              </a:graphicData>
            </a:graphic>
          </wp:inline>
        </w:drawing>
      </w:r>
    </w:p>
    <w:p w14:paraId="49CABA74" w14:textId="77777777" w:rsidR="00F41986" w:rsidRDefault="00F41986" w:rsidP="00F41986">
      <w:pPr>
        <w:shd w:val="clear" w:color="auto" w:fill="FFFFFF"/>
        <w:spacing w:after="0"/>
        <w:ind w:firstLine="709"/>
        <w:rPr>
          <w:rFonts w:ascii="Times New Roman" w:hAnsi="Times New Roman" w:cs="Times New Roman"/>
          <w:sz w:val="28"/>
          <w:szCs w:val="28"/>
        </w:rPr>
      </w:pPr>
    </w:p>
    <w:p w14:paraId="07413D9C" w14:textId="6C1C270C"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Выбор группировок.</w:t>
      </w:r>
    </w:p>
    <w:p w14:paraId="32A2C402" w14:textId="77777777" w:rsidR="00280D5B" w:rsidRDefault="00280D5B" w:rsidP="00280D5B">
      <w:pPr>
        <w:shd w:val="clear" w:color="auto" w:fill="FFFFFF"/>
        <w:spacing w:after="0"/>
        <w:ind w:firstLine="709"/>
        <w:rPr>
          <w:rFonts w:ascii="Times New Roman" w:hAnsi="Times New Roman" w:cs="Times New Roman"/>
          <w:sz w:val="28"/>
          <w:szCs w:val="28"/>
        </w:rPr>
      </w:pPr>
    </w:p>
    <w:p w14:paraId="29465C5E" w14:textId="11A2A7BB" w:rsidR="00280D5B" w:rsidRDefault="00280D5B"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Ко всему прочему для всех таблиц добавлена возможность экспорта но соответствующей кнопке представленной на рисунке .</w:t>
      </w:r>
    </w:p>
    <w:p w14:paraId="1E3FD387" w14:textId="0A654604" w:rsidR="00280D5B" w:rsidRDefault="00280D5B" w:rsidP="00280D5B">
      <w:pPr>
        <w:shd w:val="clear" w:color="auto" w:fill="FFFFFF"/>
        <w:spacing w:after="0"/>
        <w:ind w:firstLine="709"/>
        <w:rPr>
          <w:rFonts w:ascii="Times New Roman" w:hAnsi="Times New Roman" w:cs="Times New Roman"/>
          <w:sz w:val="28"/>
          <w:szCs w:val="28"/>
        </w:rPr>
      </w:pPr>
      <w:r w:rsidRPr="00280D5B">
        <w:rPr>
          <w:rFonts w:ascii="Times New Roman" w:hAnsi="Times New Roman" w:cs="Times New Roman"/>
          <w:noProof/>
          <w:sz w:val="28"/>
          <w:szCs w:val="28"/>
          <w:lang w:eastAsia="ru-RU"/>
        </w:rPr>
        <w:lastRenderedPageBreak/>
        <w:drawing>
          <wp:inline distT="0" distB="0" distL="0" distR="0" wp14:anchorId="4D393078" wp14:editId="52B8CA2D">
            <wp:extent cx="5940425" cy="3713326"/>
            <wp:effectExtent l="0" t="0" r="3175" b="1905"/>
            <wp:docPr id="49" name="Picture 49" descr="D:\Скрины для отчета\2021-04-22 09_41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Скрины для отчета\2021-04-22 09_41_4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0425" cy="3713326"/>
                    </a:xfrm>
                    <a:prstGeom prst="rect">
                      <a:avLst/>
                    </a:prstGeom>
                    <a:noFill/>
                    <a:ln>
                      <a:noFill/>
                    </a:ln>
                  </pic:spPr>
                </pic:pic>
              </a:graphicData>
            </a:graphic>
          </wp:inline>
        </w:drawing>
      </w:r>
    </w:p>
    <w:p w14:paraId="1630F28C" w14:textId="77777777" w:rsidR="00280D5B" w:rsidRDefault="00280D5B" w:rsidP="00280D5B">
      <w:pPr>
        <w:shd w:val="clear" w:color="auto" w:fill="FFFFFF"/>
        <w:spacing w:after="0"/>
        <w:ind w:firstLine="709"/>
        <w:rPr>
          <w:rFonts w:ascii="Times New Roman" w:hAnsi="Times New Roman" w:cs="Times New Roman"/>
          <w:sz w:val="28"/>
          <w:szCs w:val="28"/>
        </w:rPr>
      </w:pPr>
    </w:p>
    <w:p w14:paraId="2F8B748F" w14:textId="5E2645C6"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Кнопка экспорта.</w:t>
      </w:r>
    </w:p>
    <w:p w14:paraId="2CE6F01F" w14:textId="77777777" w:rsidR="00280D5B" w:rsidRDefault="00280D5B" w:rsidP="00280D5B">
      <w:pPr>
        <w:shd w:val="clear" w:color="auto" w:fill="FFFFFF"/>
        <w:spacing w:after="0"/>
        <w:ind w:firstLine="709"/>
        <w:rPr>
          <w:rFonts w:ascii="Times New Roman" w:hAnsi="Times New Roman" w:cs="Times New Roman"/>
          <w:sz w:val="28"/>
          <w:szCs w:val="28"/>
        </w:rPr>
      </w:pPr>
    </w:p>
    <w:p w14:paraId="4813287F" w14:textId="400A6E15" w:rsidR="00CA09A3" w:rsidRDefault="00280D5B"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При выборе экспорта на компьютер пользователя в папку загрузки будет создан .</w:t>
      </w:r>
      <w:proofErr w:type="spellStart"/>
      <w:r>
        <w:rPr>
          <w:rFonts w:ascii="Times New Roman" w:hAnsi="Times New Roman" w:cs="Times New Roman"/>
          <w:sz w:val="28"/>
          <w:szCs w:val="28"/>
        </w:rPr>
        <w:t>xlsx</w:t>
      </w:r>
      <w:proofErr w:type="spellEnd"/>
      <w:r w:rsidRPr="00280D5B">
        <w:rPr>
          <w:rFonts w:ascii="Times New Roman" w:hAnsi="Times New Roman" w:cs="Times New Roman"/>
          <w:sz w:val="28"/>
          <w:szCs w:val="28"/>
        </w:rPr>
        <w:t xml:space="preserve"> </w:t>
      </w:r>
      <w:r w:rsidR="00CA09A3">
        <w:rPr>
          <w:rFonts w:ascii="Times New Roman" w:hAnsi="Times New Roman" w:cs="Times New Roman"/>
          <w:sz w:val="28"/>
          <w:szCs w:val="28"/>
        </w:rPr>
        <w:t>файл с данными таблиц</w:t>
      </w:r>
      <w:r w:rsidR="00CA09A3" w:rsidRPr="00CA09A3">
        <w:rPr>
          <w:rFonts w:ascii="Times New Roman" w:hAnsi="Times New Roman" w:cs="Times New Roman"/>
          <w:sz w:val="28"/>
          <w:szCs w:val="28"/>
        </w:rPr>
        <w:t xml:space="preserve">. </w:t>
      </w:r>
      <w:r w:rsidR="00CA09A3">
        <w:rPr>
          <w:rFonts w:ascii="Times New Roman" w:hAnsi="Times New Roman" w:cs="Times New Roman"/>
          <w:sz w:val="28"/>
          <w:szCs w:val="28"/>
        </w:rPr>
        <w:t>Если процесс занимает время, то появится окно, представленное на рисунке, отображающее прогресс процесса.</w:t>
      </w:r>
    </w:p>
    <w:p w14:paraId="6B2DFE28" w14:textId="77777777" w:rsidR="00CA09A3" w:rsidRDefault="00CA09A3" w:rsidP="00280D5B">
      <w:pPr>
        <w:shd w:val="clear" w:color="auto" w:fill="FFFFFF"/>
        <w:spacing w:after="0"/>
        <w:ind w:firstLine="709"/>
        <w:rPr>
          <w:rFonts w:ascii="Times New Roman" w:hAnsi="Times New Roman" w:cs="Times New Roman"/>
          <w:sz w:val="28"/>
          <w:szCs w:val="28"/>
        </w:rPr>
      </w:pPr>
    </w:p>
    <w:p w14:paraId="1D026542" w14:textId="543F9077" w:rsidR="00CA09A3" w:rsidRDefault="00CA09A3" w:rsidP="00280D5B">
      <w:pPr>
        <w:shd w:val="clear" w:color="auto" w:fill="FFFFFF"/>
        <w:spacing w:after="0"/>
        <w:ind w:firstLine="709"/>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4B3A3872" wp14:editId="3F3AF7C2">
            <wp:extent cx="4770120" cy="1932305"/>
            <wp:effectExtent l="0" t="0" r="0" b="0"/>
            <wp:docPr id="51" name="Picture 51" descr="D:\Скрины для отчета\2021-04-22 09_41_50-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Скрины для отчета\2021-04-22 09_41_50-Learning category Composite view.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70120" cy="1932305"/>
                    </a:xfrm>
                    <a:prstGeom prst="rect">
                      <a:avLst/>
                    </a:prstGeom>
                    <a:noFill/>
                    <a:ln>
                      <a:noFill/>
                    </a:ln>
                  </pic:spPr>
                </pic:pic>
              </a:graphicData>
            </a:graphic>
          </wp:inline>
        </w:drawing>
      </w:r>
    </w:p>
    <w:p w14:paraId="5E7C3F43" w14:textId="77777777" w:rsidR="00CA09A3" w:rsidRDefault="00CA09A3" w:rsidP="00280D5B">
      <w:pPr>
        <w:shd w:val="clear" w:color="auto" w:fill="FFFFFF"/>
        <w:spacing w:after="0"/>
        <w:ind w:firstLine="709"/>
        <w:rPr>
          <w:rFonts w:ascii="Times New Roman" w:hAnsi="Times New Roman" w:cs="Times New Roman"/>
          <w:sz w:val="28"/>
          <w:szCs w:val="28"/>
        </w:rPr>
      </w:pPr>
    </w:p>
    <w:p w14:paraId="7BAB46A6" w14:textId="4DC6064D"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окно прогресса.</w:t>
      </w:r>
    </w:p>
    <w:p w14:paraId="74C2419E" w14:textId="77777777" w:rsidR="00CA09A3" w:rsidRPr="00CA09A3" w:rsidRDefault="00CA09A3" w:rsidP="00280D5B">
      <w:pPr>
        <w:shd w:val="clear" w:color="auto" w:fill="FFFFFF"/>
        <w:spacing w:after="0"/>
        <w:ind w:firstLine="709"/>
        <w:rPr>
          <w:rFonts w:ascii="Times New Roman" w:hAnsi="Times New Roman" w:cs="Times New Roman"/>
          <w:sz w:val="28"/>
          <w:szCs w:val="28"/>
        </w:rPr>
      </w:pPr>
    </w:p>
    <w:p w14:paraId="7D4FAED1" w14:textId="4FF5DAF9" w:rsidR="00280D5B" w:rsidRPr="00280D5B" w:rsidRDefault="00CA09A3"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 П</w:t>
      </w:r>
      <w:r w:rsidR="00280D5B">
        <w:rPr>
          <w:rFonts w:ascii="Times New Roman" w:hAnsi="Times New Roman" w:cs="Times New Roman"/>
          <w:sz w:val="28"/>
          <w:szCs w:val="28"/>
        </w:rPr>
        <w:t xml:space="preserve">ример содержания такого файла представлен на рисунке . В файле так же сохраняются стандартные возможности работы с таблицами </w:t>
      </w:r>
    </w:p>
    <w:p w14:paraId="4CCE02C4" w14:textId="77777777" w:rsidR="00F41986" w:rsidRDefault="00F41986" w:rsidP="00F41986">
      <w:pPr>
        <w:shd w:val="clear" w:color="auto" w:fill="FFFFFF"/>
        <w:spacing w:after="0"/>
        <w:ind w:firstLine="709"/>
        <w:jc w:val="center"/>
        <w:rPr>
          <w:rFonts w:ascii="Times New Roman" w:hAnsi="Times New Roman" w:cs="Times New Roman"/>
          <w:sz w:val="28"/>
          <w:szCs w:val="28"/>
        </w:rPr>
      </w:pPr>
    </w:p>
    <w:p w14:paraId="2563A573" w14:textId="57E8B457" w:rsidR="00280D5B" w:rsidRDefault="00280D5B" w:rsidP="00F41986">
      <w:pPr>
        <w:shd w:val="clear" w:color="auto" w:fill="FFFFFF"/>
        <w:spacing w:after="0"/>
        <w:ind w:firstLine="709"/>
        <w:jc w:val="center"/>
        <w:rPr>
          <w:rFonts w:ascii="Times New Roman" w:hAnsi="Times New Roman" w:cs="Times New Roman"/>
          <w:sz w:val="28"/>
          <w:szCs w:val="28"/>
        </w:rPr>
      </w:pPr>
      <w:r w:rsidRPr="00280D5B">
        <w:rPr>
          <w:rFonts w:ascii="Times New Roman" w:hAnsi="Times New Roman" w:cs="Times New Roman"/>
          <w:noProof/>
          <w:sz w:val="28"/>
          <w:szCs w:val="28"/>
          <w:lang w:eastAsia="ru-RU"/>
        </w:rPr>
        <w:drawing>
          <wp:inline distT="0" distB="0" distL="0" distR="0" wp14:anchorId="155B5DA0" wp14:editId="4AD465DC">
            <wp:extent cx="5940425" cy="2223135"/>
            <wp:effectExtent l="0" t="0" r="317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2223135"/>
                    </a:xfrm>
                    <a:prstGeom prst="rect">
                      <a:avLst/>
                    </a:prstGeom>
                  </pic:spPr>
                </pic:pic>
              </a:graphicData>
            </a:graphic>
          </wp:inline>
        </w:drawing>
      </w:r>
    </w:p>
    <w:p w14:paraId="583F4FD9"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9564868" w14:textId="1E3830A8"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Результат экспорта файла.</w:t>
      </w:r>
    </w:p>
    <w:p w14:paraId="60538C96" w14:textId="77777777" w:rsidR="00CA09A3" w:rsidRDefault="00CA09A3" w:rsidP="00CA09A3">
      <w:pPr>
        <w:shd w:val="clear" w:color="auto" w:fill="FFFFFF"/>
        <w:spacing w:after="0"/>
        <w:ind w:firstLine="709"/>
        <w:rPr>
          <w:rFonts w:ascii="Times New Roman" w:hAnsi="Times New Roman" w:cs="Times New Roman"/>
          <w:sz w:val="28"/>
          <w:szCs w:val="28"/>
        </w:rPr>
      </w:pPr>
    </w:p>
    <w:p w14:paraId="00454F0E" w14:textId="7A56A2D6" w:rsidR="00CA09A3" w:rsidRDefault="00CA09A3" w:rsidP="00CA09A3">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Если выбрать экспортировать как, то появится окно, представленное на рисунке, в котором можно настроить несколько параметров экспорта.</w:t>
      </w:r>
    </w:p>
    <w:p w14:paraId="5E19248B" w14:textId="77777777" w:rsidR="00CA09A3" w:rsidRDefault="00CA09A3" w:rsidP="00CA09A3">
      <w:pPr>
        <w:shd w:val="clear" w:color="auto" w:fill="FFFFFF"/>
        <w:spacing w:after="0"/>
        <w:ind w:firstLine="709"/>
        <w:rPr>
          <w:rFonts w:ascii="Times New Roman" w:hAnsi="Times New Roman" w:cs="Times New Roman"/>
          <w:sz w:val="28"/>
          <w:szCs w:val="28"/>
        </w:rPr>
      </w:pPr>
    </w:p>
    <w:p w14:paraId="4C036569" w14:textId="6B4556A0" w:rsidR="00280D5B" w:rsidRDefault="00CA09A3" w:rsidP="00296D7E">
      <w:pPr>
        <w:shd w:val="clear" w:color="auto" w:fill="FFFFFF"/>
        <w:spacing w:after="0"/>
        <w:ind w:firstLine="709"/>
        <w:jc w:val="center"/>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22BEBEDD" wp14:editId="6AEEEEA0">
            <wp:extent cx="3036570" cy="2605405"/>
            <wp:effectExtent l="0" t="0" r="0" b="4445"/>
            <wp:docPr id="52" name="Picture 52" descr="D:\Скрины для отчета\2021-04-22 09_41_5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Скрины для отчета\2021-04-22 09_41_55-Learning category Composite view.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36570" cy="2605405"/>
                    </a:xfrm>
                    <a:prstGeom prst="rect">
                      <a:avLst/>
                    </a:prstGeom>
                    <a:noFill/>
                    <a:ln>
                      <a:noFill/>
                    </a:ln>
                  </pic:spPr>
                </pic:pic>
              </a:graphicData>
            </a:graphic>
          </wp:inline>
        </w:drawing>
      </w:r>
    </w:p>
    <w:p w14:paraId="4FEA834A" w14:textId="77777777" w:rsidR="00CA09A3" w:rsidRDefault="00CA09A3" w:rsidP="00296D7E">
      <w:pPr>
        <w:shd w:val="clear" w:color="auto" w:fill="FFFFFF"/>
        <w:spacing w:after="0"/>
        <w:ind w:firstLine="709"/>
        <w:jc w:val="center"/>
        <w:rPr>
          <w:rFonts w:ascii="Times New Roman" w:hAnsi="Times New Roman" w:cs="Times New Roman"/>
          <w:sz w:val="28"/>
          <w:szCs w:val="28"/>
        </w:rPr>
      </w:pPr>
    </w:p>
    <w:p w14:paraId="20D3C48D" w14:textId="6AEF3C7A"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Настройка экспорта файла.</w:t>
      </w:r>
    </w:p>
    <w:p w14:paraId="72BB91C2" w14:textId="77777777" w:rsidR="00CA09A3" w:rsidRDefault="00CA09A3" w:rsidP="00B4211B">
      <w:pPr>
        <w:shd w:val="clear" w:color="auto" w:fill="FFFFFF"/>
        <w:spacing w:after="0"/>
        <w:ind w:firstLine="709"/>
        <w:rPr>
          <w:rFonts w:ascii="Times New Roman" w:hAnsi="Times New Roman" w:cs="Times New Roman"/>
          <w:sz w:val="28"/>
          <w:szCs w:val="28"/>
        </w:rPr>
      </w:pPr>
    </w:p>
    <w:p w14:paraId="2EDA41D0" w14:textId="67C4320D" w:rsidR="00B4211B" w:rsidRDefault="00B4211B" w:rsidP="00B4211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Теперь перейдем непосредственно к представлению контента. На рисунке представлено отображение обучающего материала.</w:t>
      </w:r>
    </w:p>
    <w:p w14:paraId="6B9FAD31" w14:textId="7932CE7C" w:rsidR="00B4211B" w:rsidRDefault="00B4211B" w:rsidP="00B4211B">
      <w:pPr>
        <w:shd w:val="clear" w:color="auto" w:fill="FFFFFF"/>
        <w:spacing w:after="0"/>
        <w:ind w:firstLine="709"/>
        <w:rPr>
          <w:rFonts w:ascii="Times New Roman" w:hAnsi="Times New Roman" w:cs="Times New Roman"/>
          <w:sz w:val="28"/>
          <w:szCs w:val="28"/>
        </w:rPr>
      </w:pPr>
      <w:r w:rsidRPr="00B4211B">
        <w:rPr>
          <w:rFonts w:ascii="Times New Roman" w:hAnsi="Times New Roman" w:cs="Times New Roman"/>
          <w:noProof/>
          <w:sz w:val="28"/>
          <w:szCs w:val="28"/>
          <w:lang w:eastAsia="ru-RU"/>
        </w:rPr>
        <w:lastRenderedPageBreak/>
        <w:drawing>
          <wp:inline distT="0" distB="0" distL="0" distR="0" wp14:anchorId="2F90C55A" wp14:editId="03BC3182">
            <wp:extent cx="5940425" cy="8483895"/>
            <wp:effectExtent l="0" t="0" r="3175" b="0"/>
            <wp:docPr id="53" name="Picture 53" descr="D:\Скрины для отчета\2021-04-22 09_39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Скрины для отчета\2021-04-22 09_39_10-.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0425" cy="8483895"/>
                    </a:xfrm>
                    <a:prstGeom prst="rect">
                      <a:avLst/>
                    </a:prstGeom>
                    <a:noFill/>
                    <a:ln>
                      <a:noFill/>
                    </a:ln>
                  </pic:spPr>
                </pic:pic>
              </a:graphicData>
            </a:graphic>
          </wp:inline>
        </w:drawing>
      </w:r>
    </w:p>
    <w:p w14:paraId="17B93B23" w14:textId="77777777" w:rsidR="00B4211B" w:rsidRDefault="00B4211B" w:rsidP="00B4211B">
      <w:pPr>
        <w:shd w:val="clear" w:color="auto" w:fill="FFFFFF"/>
        <w:spacing w:after="0"/>
        <w:ind w:firstLine="709"/>
        <w:rPr>
          <w:rFonts w:ascii="Times New Roman" w:hAnsi="Times New Roman" w:cs="Times New Roman"/>
          <w:sz w:val="28"/>
          <w:szCs w:val="28"/>
        </w:rPr>
      </w:pPr>
    </w:p>
    <w:p w14:paraId="45A5A33F" w14:textId="574566DF" w:rsidR="00B4211B" w:rsidRDefault="00B4211B" w:rsidP="00B4211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страница обучающего материала.</w:t>
      </w:r>
    </w:p>
    <w:p w14:paraId="3A7C7395" w14:textId="77777777" w:rsidR="00FA06F9" w:rsidRDefault="00FA06F9" w:rsidP="0082410B">
      <w:pPr>
        <w:rPr>
          <w:rFonts w:ascii="Times New Roman" w:hAnsi="Times New Roman" w:cs="Times New Roman"/>
          <w:sz w:val="28"/>
          <w:szCs w:val="28"/>
        </w:rPr>
      </w:pPr>
    </w:p>
    <w:p w14:paraId="49A60352" w14:textId="3D595867" w:rsidR="0082410B" w:rsidRDefault="00FA06F9" w:rsidP="0082410B">
      <w:pPr>
        <w:rPr>
          <w:rFonts w:ascii="Times New Roman" w:hAnsi="Times New Roman" w:cs="Times New Roman"/>
          <w:sz w:val="28"/>
          <w:szCs w:val="28"/>
        </w:rPr>
      </w:pPr>
      <w:r>
        <w:rPr>
          <w:rFonts w:ascii="Times New Roman" w:hAnsi="Times New Roman" w:cs="Times New Roman"/>
          <w:sz w:val="28"/>
          <w:szCs w:val="28"/>
        </w:rPr>
        <w:lastRenderedPageBreak/>
        <w:t xml:space="preserve">При клике на название материала или его </w:t>
      </w:r>
      <w:proofErr w:type="spellStart"/>
      <w:r>
        <w:rPr>
          <w:rFonts w:ascii="Times New Roman" w:hAnsi="Times New Roman" w:cs="Times New Roman"/>
          <w:sz w:val="28"/>
          <w:szCs w:val="28"/>
          <w:lang w:val="en-US"/>
        </w:rPr>
        <w:t>url</w:t>
      </w:r>
      <w:proofErr w:type="spellEnd"/>
      <w:r>
        <w:rPr>
          <w:rFonts w:ascii="Times New Roman" w:hAnsi="Times New Roman" w:cs="Times New Roman"/>
          <w:sz w:val="28"/>
          <w:szCs w:val="28"/>
        </w:rPr>
        <w:t xml:space="preserve"> будет выполнен переход по ссылке на облачное хранилище или другое место, где оно хранится, пример для данного материала представлен на рисунке </w:t>
      </w:r>
    </w:p>
    <w:p w14:paraId="5C883776" w14:textId="77777777" w:rsidR="00841C30" w:rsidRDefault="00841C30" w:rsidP="0082410B">
      <w:pPr>
        <w:rPr>
          <w:rFonts w:ascii="Times New Roman" w:hAnsi="Times New Roman" w:cs="Times New Roman"/>
          <w:sz w:val="28"/>
          <w:szCs w:val="28"/>
        </w:rPr>
      </w:pPr>
    </w:p>
    <w:p w14:paraId="21CAAAC8" w14:textId="5F2E2057" w:rsidR="00841C30" w:rsidRDefault="00841C30" w:rsidP="00841C30">
      <w:pPr>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079B80C0" wp14:editId="53FF24C7">
            <wp:extent cx="4741545" cy="7535670"/>
            <wp:effectExtent l="0" t="0" r="190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5500" b="1764"/>
                    <a:stretch/>
                  </pic:blipFill>
                  <pic:spPr bwMode="auto">
                    <a:xfrm>
                      <a:off x="0" y="0"/>
                      <a:ext cx="4749186" cy="7547814"/>
                    </a:xfrm>
                    <a:prstGeom prst="rect">
                      <a:avLst/>
                    </a:prstGeom>
                    <a:ln>
                      <a:noFill/>
                    </a:ln>
                    <a:extLst>
                      <a:ext uri="{53640926-AAD7-44D8-BBD7-CCE9431645EC}">
                        <a14:shadowObscured xmlns:a14="http://schemas.microsoft.com/office/drawing/2010/main"/>
                      </a:ext>
                    </a:extLst>
                  </pic:spPr>
                </pic:pic>
              </a:graphicData>
            </a:graphic>
          </wp:inline>
        </w:drawing>
      </w:r>
    </w:p>
    <w:p w14:paraId="5F73B140" w14:textId="62563388" w:rsidR="00841C30" w:rsidRDefault="00841C30" w:rsidP="00841C3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w:t>
      </w:r>
    </w:p>
    <w:p w14:paraId="7E32C8D2" w14:textId="7AEC2674" w:rsidR="00841C30" w:rsidRDefault="00841C30" w:rsidP="00841C30">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Так как достигнута универсальность хранения есть возможность хранить разные типы контента пример отображения другого типа представления представлено на рисунке </w:t>
      </w:r>
    </w:p>
    <w:p w14:paraId="508C2DA5" w14:textId="77777777" w:rsidR="00841C30" w:rsidRDefault="00841C30" w:rsidP="00841C30">
      <w:pPr>
        <w:shd w:val="clear" w:color="auto" w:fill="FFFFFF"/>
        <w:spacing w:after="0"/>
        <w:ind w:firstLine="709"/>
        <w:rPr>
          <w:rFonts w:ascii="Times New Roman" w:hAnsi="Times New Roman" w:cs="Times New Roman"/>
          <w:sz w:val="28"/>
          <w:szCs w:val="28"/>
        </w:rPr>
      </w:pPr>
    </w:p>
    <w:p w14:paraId="2CBFF65F" w14:textId="170F281D" w:rsidR="00841C30" w:rsidRDefault="00841C30" w:rsidP="00841C30">
      <w:pPr>
        <w:shd w:val="clear" w:color="auto" w:fill="FFFFFF"/>
        <w:spacing w:after="0"/>
        <w:ind w:firstLine="709"/>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3B828F97" wp14:editId="07AB5306">
            <wp:extent cx="5352028" cy="7515723"/>
            <wp:effectExtent l="0" t="0" r="127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56284" cy="7521699"/>
                    </a:xfrm>
                    <a:prstGeom prst="rect">
                      <a:avLst/>
                    </a:prstGeom>
                  </pic:spPr>
                </pic:pic>
              </a:graphicData>
            </a:graphic>
          </wp:inline>
        </w:drawing>
      </w:r>
    </w:p>
    <w:p w14:paraId="529CD389"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1FAE0BD0" w14:textId="7307E321" w:rsidR="00841C30" w:rsidRDefault="00841C30" w:rsidP="00841C3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 текстового вида.</w:t>
      </w:r>
    </w:p>
    <w:p w14:paraId="532530D7"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2A9BFD84" w14:textId="04F979D8" w:rsidR="00841C30" w:rsidRDefault="00841C30" w:rsidP="0082410B">
      <w:pPr>
        <w:rPr>
          <w:rFonts w:ascii="Times New Roman" w:hAnsi="Times New Roman" w:cs="Times New Roman"/>
          <w:sz w:val="28"/>
          <w:szCs w:val="28"/>
        </w:rPr>
      </w:pPr>
      <w:r>
        <w:rPr>
          <w:rFonts w:ascii="Times New Roman" w:hAnsi="Times New Roman" w:cs="Times New Roman"/>
          <w:sz w:val="28"/>
          <w:szCs w:val="28"/>
        </w:rPr>
        <w:lastRenderedPageBreak/>
        <w:t xml:space="preserve">К завершению можно предоставлять различным пользователям разные виды доступа к материалам, пример </w:t>
      </w:r>
      <w:r w:rsidR="00103FA5">
        <w:rPr>
          <w:rFonts w:ascii="Times New Roman" w:hAnsi="Times New Roman" w:cs="Times New Roman"/>
          <w:sz w:val="28"/>
          <w:szCs w:val="28"/>
        </w:rPr>
        <w:t>настроек на рисунках</w:t>
      </w:r>
    </w:p>
    <w:p w14:paraId="08BE3B66" w14:textId="77777777" w:rsidR="00103FA5" w:rsidRDefault="00103FA5" w:rsidP="0082410B">
      <w:pPr>
        <w:rPr>
          <w:rFonts w:ascii="Times New Roman" w:hAnsi="Times New Roman" w:cs="Times New Roman"/>
          <w:sz w:val="28"/>
          <w:szCs w:val="28"/>
        </w:rPr>
      </w:pPr>
    </w:p>
    <w:p w14:paraId="71C41960" w14:textId="7EB2BD4E" w:rsidR="00103FA5" w:rsidRDefault="00103FA5" w:rsidP="00103FA5">
      <w:pPr>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71398034" wp14:editId="04E27518">
            <wp:extent cx="2783205" cy="2456815"/>
            <wp:effectExtent l="0" t="0" r="0" b="635"/>
            <wp:docPr id="56" name="Picture 56" descr="D:\Скрины для отчета\2021-04-20 10_09_25-Enhancement v1.2.pptx — Microsoft PowerPoint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Скрины для отчета\2021-04-20 10_09_25-Enhancement v1.2.pptx — Microsoft PowerPoint Onlin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83205" cy="2456815"/>
                    </a:xfrm>
                    <a:prstGeom prst="rect">
                      <a:avLst/>
                    </a:prstGeom>
                    <a:noFill/>
                    <a:ln>
                      <a:noFill/>
                    </a:ln>
                  </pic:spPr>
                </pic:pic>
              </a:graphicData>
            </a:graphic>
          </wp:inline>
        </w:drawing>
      </w:r>
    </w:p>
    <w:p w14:paraId="3D03A255" w14:textId="77777777" w:rsidR="00103FA5" w:rsidRDefault="00103FA5" w:rsidP="00103FA5">
      <w:pPr>
        <w:jc w:val="center"/>
        <w:rPr>
          <w:rFonts w:ascii="Times New Roman" w:hAnsi="Times New Roman" w:cs="Times New Roman"/>
          <w:sz w:val="28"/>
          <w:szCs w:val="28"/>
        </w:rPr>
      </w:pPr>
    </w:p>
    <w:p w14:paraId="273D340A" w14:textId="5AA6E082"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разграничение доступа.</w:t>
      </w:r>
    </w:p>
    <w:p w14:paraId="6EBEC29F" w14:textId="77777777" w:rsidR="00103FA5" w:rsidRDefault="00103FA5" w:rsidP="00103FA5">
      <w:pPr>
        <w:jc w:val="center"/>
        <w:rPr>
          <w:rFonts w:ascii="Times New Roman" w:hAnsi="Times New Roman" w:cs="Times New Roman"/>
          <w:sz w:val="28"/>
          <w:szCs w:val="28"/>
        </w:rPr>
      </w:pPr>
    </w:p>
    <w:p w14:paraId="4EFFBD28" w14:textId="2F253E79" w:rsidR="00103FA5" w:rsidRDefault="00103FA5" w:rsidP="00103FA5">
      <w:pPr>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0F6BD46E" wp14:editId="2FE5765A">
            <wp:extent cx="5979254" cy="2568271"/>
            <wp:effectExtent l="0" t="0" r="2540" b="3810"/>
            <wp:docPr id="57" name="Picture 57" descr="D:\Скрины для отчета\2021-04-19 17_24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Скрины для отчета\2021-04-19 17_24_10-.png"/>
                    <pic:cNvPicPr>
                      <a:picLocks noChangeAspect="1" noChangeArrowheads="1"/>
                    </pic:cNvPicPr>
                  </pic:nvPicPr>
                  <pic:blipFill rotWithShape="1">
                    <a:blip r:embed="rId82">
                      <a:extLst>
                        <a:ext uri="{28A0092B-C50C-407E-A947-70E740481C1C}">
                          <a14:useLocalDpi xmlns:a14="http://schemas.microsoft.com/office/drawing/2010/main" val="0"/>
                        </a:ext>
                      </a:extLst>
                    </a:blip>
                    <a:srcRect l="-669" t="40146" r="-1" b="33333"/>
                    <a:stretch/>
                  </pic:blipFill>
                  <pic:spPr bwMode="auto">
                    <a:xfrm>
                      <a:off x="0" y="0"/>
                      <a:ext cx="5980184" cy="2568671"/>
                    </a:xfrm>
                    <a:prstGeom prst="rect">
                      <a:avLst/>
                    </a:prstGeom>
                    <a:noFill/>
                    <a:ln>
                      <a:noFill/>
                    </a:ln>
                    <a:extLst>
                      <a:ext uri="{53640926-AAD7-44D8-BBD7-CCE9431645EC}">
                        <a14:shadowObscured xmlns:a14="http://schemas.microsoft.com/office/drawing/2010/main"/>
                      </a:ext>
                    </a:extLst>
                  </pic:spPr>
                </pic:pic>
              </a:graphicData>
            </a:graphic>
          </wp:inline>
        </w:drawing>
      </w:r>
    </w:p>
    <w:p w14:paraId="3C934540" w14:textId="77777777" w:rsidR="00103FA5" w:rsidRDefault="00103FA5" w:rsidP="00103FA5">
      <w:pPr>
        <w:jc w:val="center"/>
        <w:rPr>
          <w:rFonts w:ascii="Times New Roman" w:hAnsi="Times New Roman" w:cs="Times New Roman"/>
          <w:sz w:val="28"/>
          <w:szCs w:val="28"/>
        </w:rPr>
      </w:pPr>
    </w:p>
    <w:p w14:paraId="6DD639D6" w14:textId="1704E799"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работы с документом.</w:t>
      </w:r>
    </w:p>
    <w:p w14:paraId="4D1F780A" w14:textId="77777777" w:rsidR="00103FA5" w:rsidRDefault="00103FA5" w:rsidP="00103FA5">
      <w:pPr>
        <w:shd w:val="clear" w:color="auto" w:fill="FFFFFF"/>
        <w:spacing w:after="0"/>
        <w:ind w:firstLine="709"/>
        <w:jc w:val="center"/>
        <w:rPr>
          <w:rFonts w:ascii="Times New Roman" w:hAnsi="Times New Roman" w:cs="Times New Roman"/>
          <w:sz w:val="28"/>
          <w:szCs w:val="28"/>
        </w:rPr>
      </w:pPr>
    </w:p>
    <w:p w14:paraId="281069B8" w14:textId="5D12D4A4" w:rsidR="00446ECD" w:rsidRDefault="00103FA5" w:rsidP="00103FA5">
      <w:pPr>
        <w:spacing w:after="0" w:line="240" w:lineRule="auto"/>
        <w:ind w:firstLine="709"/>
        <w:jc w:val="both"/>
      </w:pPr>
      <w:r>
        <w:rPr>
          <w:rFonts w:ascii="Times New Roman" w:hAnsi="Times New Roman" w:cs="Times New Roman"/>
          <w:sz w:val="28"/>
          <w:szCs w:val="28"/>
        </w:rPr>
        <w:t xml:space="preserve">Таким образом ускоряется и облегчается процесс обучения за счет автоматизации и объединения в единую систему большинства обучающих материалов, процессов контроля и хранения, за счет системы подбора так же </w:t>
      </w:r>
      <w:r>
        <w:rPr>
          <w:rFonts w:ascii="Times New Roman" w:hAnsi="Times New Roman" w:cs="Times New Roman"/>
          <w:sz w:val="28"/>
          <w:szCs w:val="28"/>
        </w:rPr>
        <w:lastRenderedPageBreak/>
        <w:t>ускоряется процесс нахождения необходимой информации, что экономит затраты предприятия, а также время сотрудников.</w:t>
      </w:r>
    </w:p>
    <w:p w14:paraId="064EDA8A" w14:textId="6D4ED01A" w:rsidR="00374F68" w:rsidRPr="00D82F7C" w:rsidRDefault="00D82F7C" w:rsidP="00D82F7C">
      <w:pPr>
        <w:pStyle w:val="1"/>
        <w:jc w:val="center"/>
        <w:rPr>
          <w:rFonts w:ascii="Times New Roman" w:hAnsi="Times New Roman" w:cs="Times New Roman"/>
          <w:color w:val="000000" w:themeColor="text1"/>
        </w:rPr>
      </w:pPr>
      <w:bookmarkStart w:id="259" w:name="_Toc69396519"/>
      <w:bookmarkStart w:id="260" w:name="_Toc70286261"/>
      <w:r w:rsidRPr="00B628BB">
        <w:rPr>
          <w:rFonts w:ascii="Times New Roman" w:hAnsi="Times New Roman" w:cs="Times New Roman"/>
          <w:color w:val="000000" w:themeColor="text1"/>
        </w:rPr>
        <w:t>ЗАКЛЮЧЕНИЕ</w:t>
      </w:r>
      <w:bookmarkEnd w:id="259"/>
      <w:bookmarkEnd w:id="260"/>
    </w:p>
    <w:p w14:paraId="4FB86131" w14:textId="3056B2F0" w:rsidR="0032632D" w:rsidRPr="003B37E1" w:rsidRDefault="0032632D" w:rsidP="0032632D">
      <w:pPr>
        <w:spacing w:after="0"/>
        <w:ind w:firstLine="709"/>
        <w:jc w:val="both"/>
        <w:rPr>
          <w:rFonts w:ascii="Times New Roman" w:hAnsi="Times New Roman" w:cs="Times New Roman"/>
          <w:color w:val="000000" w:themeColor="text1"/>
          <w:sz w:val="28"/>
        </w:rPr>
      </w:pPr>
      <w:r w:rsidRPr="003B37E1">
        <w:rPr>
          <w:rFonts w:ascii="Times New Roman" w:hAnsi="Times New Roman" w:cs="Times New Roman"/>
          <w:color w:val="000000" w:themeColor="text1"/>
          <w:sz w:val="28"/>
        </w:rPr>
        <w:t xml:space="preserve">При выполнении </w:t>
      </w:r>
      <w:r>
        <w:rPr>
          <w:rFonts w:ascii="Times New Roman" w:hAnsi="Times New Roman" w:cs="Times New Roman"/>
          <w:color w:val="000000" w:themeColor="text1"/>
          <w:sz w:val="28"/>
        </w:rPr>
        <w:t>преддипломной практики</w:t>
      </w:r>
      <w:r w:rsidRPr="003B37E1">
        <w:rPr>
          <w:rFonts w:ascii="Times New Roman" w:hAnsi="Times New Roman" w:cs="Times New Roman"/>
          <w:color w:val="000000" w:themeColor="text1"/>
          <w:sz w:val="28"/>
        </w:rPr>
        <w:t xml:space="preserve"> были исследованы процессы работы </w:t>
      </w:r>
      <w:proofErr w:type="spellStart"/>
      <w:r w:rsidRPr="001A054C">
        <w:rPr>
          <w:rFonts w:ascii="Times New Roman" w:hAnsi="Times New Roman" w:cs="Times New Roman"/>
          <w:color w:val="000000" w:themeColor="text1"/>
          <w:sz w:val="28"/>
        </w:rPr>
        <w:t>Web</w:t>
      </w:r>
      <w:proofErr w:type="spellEnd"/>
      <w:r w:rsidRPr="001A054C">
        <w:rPr>
          <w:rFonts w:ascii="Times New Roman" w:hAnsi="Times New Roman" w:cs="Times New Roman"/>
          <w:color w:val="000000" w:themeColor="text1"/>
          <w:sz w:val="28"/>
        </w:rPr>
        <w:t>-портал</w:t>
      </w:r>
      <w:r>
        <w:rPr>
          <w:rFonts w:ascii="Times New Roman" w:hAnsi="Times New Roman" w:cs="Times New Roman"/>
          <w:color w:val="000000" w:themeColor="text1"/>
          <w:sz w:val="28"/>
        </w:rPr>
        <w:t>,</w:t>
      </w:r>
      <w:r w:rsidRPr="001A054C">
        <w:rPr>
          <w:rFonts w:ascii="Times New Roman" w:hAnsi="Times New Roman" w:cs="Times New Roman"/>
          <w:color w:val="000000" w:themeColor="text1"/>
          <w:sz w:val="28"/>
        </w:rPr>
        <w:t xml:space="preserve"> подбора и </w:t>
      </w:r>
      <w:r>
        <w:rPr>
          <w:rFonts w:ascii="Times New Roman" w:hAnsi="Times New Roman" w:cs="Times New Roman"/>
          <w:color w:val="000000" w:themeColor="text1"/>
          <w:sz w:val="28"/>
        </w:rPr>
        <w:t>хранения обучающих материалов</w:t>
      </w:r>
      <w:r w:rsidRPr="003B37E1">
        <w:rPr>
          <w:rFonts w:ascii="Times New Roman" w:hAnsi="Times New Roman" w:cs="Times New Roman"/>
          <w:color w:val="000000" w:themeColor="text1"/>
          <w:sz w:val="28"/>
        </w:rPr>
        <w:t xml:space="preserve">. Приложение удовлетворяет основным характеристикам, которые были заявлены. Оно удобно в эксплуатации, целостно, конкретизировано в рамках системы по </w:t>
      </w:r>
      <w:r>
        <w:rPr>
          <w:rFonts w:ascii="Times New Roman" w:hAnsi="Times New Roman" w:cs="Times New Roman"/>
          <w:color w:val="000000" w:themeColor="text1"/>
          <w:sz w:val="28"/>
        </w:rPr>
        <w:t xml:space="preserve">реализации </w:t>
      </w:r>
      <w:r w:rsidRPr="003B37E1">
        <w:rPr>
          <w:rFonts w:ascii="Times New Roman" w:hAnsi="Times New Roman" w:cs="Times New Roman"/>
          <w:color w:val="000000" w:themeColor="text1"/>
          <w:sz w:val="28"/>
        </w:rPr>
        <w:t>книг.</w:t>
      </w:r>
    </w:p>
    <w:p w14:paraId="6F757348"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Были разработаны пользовательские функции приложе</w:t>
      </w:r>
      <w:r>
        <w:rPr>
          <w:rFonts w:ascii="Times New Roman" w:hAnsi="Times New Roman" w:cs="Times New Roman"/>
          <w:sz w:val="28"/>
        </w:rPr>
        <w:t>ний: функции поиска, фильтрации</w:t>
      </w:r>
      <w:r w:rsidRPr="003B37E1">
        <w:rPr>
          <w:rFonts w:ascii="Times New Roman" w:hAnsi="Times New Roman" w:cs="Times New Roman"/>
          <w:sz w:val="28"/>
        </w:rPr>
        <w:t xml:space="preserve"> и сортировки данных, функции авторизации, редактирования, проверки введенных данных и прочие функции бизнес логики,</w:t>
      </w:r>
      <w:r>
        <w:rPr>
          <w:rFonts w:ascii="Times New Roman" w:hAnsi="Times New Roman" w:cs="Times New Roman"/>
          <w:sz w:val="28"/>
        </w:rPr>
        <w:t xml:space="preserve"> облегчающие исследованный процесс</w:t>
      </w:r>
      <w:r w:rsidRPr="003B37E1">
        <w:rPr>
          <w:rFonts w:ascii="Times New Roman" w:hAnsi="Times New Roman" w:cs="Times New Roman"/>
          <w:sz w:val="28"/>
        </w:rPr>
        <w:t>.</w:t>
      </w:r>
    </w:p>
    <w:p w14:paraId="07D4933C"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 xml:space="preserve">Были разработаны алгоритмы работы следующих функций: главного меню, поиска по заданному критерию и т.д. </w:t>
      </w:r>
    </w:p>
    <w:p w14:paraId="012124DD"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Была предусмотрена обработка исключительных ситуаций с помощью функций проверки введенной информации.</w:t>
      </w:r>
    </w:p>
    <w:p w14:paraId="6F8FF15F"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Архитектура сервера и клиента выстроена таким образом, чтобы её можно было расширять впоследствии без ошибок и корректировок в уже существующий проект, так называемая масштабируемость. Логическое визуальное представление интерфейса повышает скорость изучения системы для её применения на практике.</w:t>
      </w:r>
    </w:p>
    <w:p w14:paraId="002BC779" w14:textId="77777777" w:rsidR="0032632D" w:rsidRPr="00E01FFD" w:rsidRDefault="0032632D" w:rsidP="0032632D">
      <w:pPr>
        <w:spacing w:after="0"/>
        <w:ind w:firstLine="709"/>
        <w:jc w:val="both"/>
        <w:rPr>
          <w:rFonts w:ascii="Times New Roman" w:eastAsia="Times New Roman" w:hAnsi="Times New Roman" w:cs="Times New Roman"/>
          <w:sz w:val="28"/>
          <w:szCs w:val="28"/>
        </w:rPr>
      </w:pPr>
      <w:r w:rsidRPr="00E01FFD">
        <w:rPr>
          <w:rFonts w:ascii="Times New Roman" w:hAnsi="Times New Roman" w:cs="Times New Roman"/>
          <w:sz w:val="28"/>
          <w:szCs w:val="28"/>
        </w:rPr>
        <w:t xml:space="preserve">Данное программное приложение обеспечивает надежность и защищенность данных, так как все сведения как о пользователях хранятся в базе данных, что не допускает несанкционированного доступа в систему. </w:t>
      </w:r>
      <w:r w:rsidRPr="00E01FFD">
        <w:rPr>
          <w:rFonts w:ascii="Times New Roman" w:eastAsia="Times New Roman" w:hAnsi="Times New Roman" w:cs="Times New Roman"/>
          <w:sz w:val="28"/>
          <w:szCs w:val="28"/>
        </w:rPr>
        <w:t>Были достигнуты основные цели проектирования курсовой работы. Тема проекта реализована в полной мере, в соответствии с функциональными возможностями аналогичных программ.</w:t>
      </w:r>
    </w:p>
    <w:p w14:paraId="2A9012A6" w14:textId="77777777" w:rsidR="0032632D" w:rsidRPr="00E01FFD" w:rsidRDefault="0032632D" w:rsidP="0032632D">
      <w:pPr>
        <w:spacing w:after="0"/>
        <w:rPr>
          <w:rFonts w:ascii="Times New Roman" w:eastAsia="Times New Roman" w:hAnsi="Times New Roman" w:cs="Times New Roman"/>
          <w:sz w:val="28"/>
          <w:szCs w:val="28"/>
        </w:rPr>
      </w:pPr>
    </w:p>
    <w:p w14:paraId="10DD86CA" w14:textId="77777777" w:rsidR="00D82F7C" w:rsidRDefault="00D82F7C" w:rsidP="00D82F7C">
      <w:pPr>
        <w:jc w:val="center"/>
        <w:rPr>
          <w:rFonts w:ascii="Times New Roman" w:hAnsi="Times New Roman" w:cs="Times New Roman"/>
          <w:b/>
          <w:color w:val="000000" w:themeColor="text1"/>
          <w:sz w:val="28"/>
          <w:szCs w:val="28"/>
        </w:rPr>
      </w:pPr>
    </w:p>
    <w:p w14:paraId="6FBEC2AD" w14:textId="109A3E14" w:rsidR="00D82F7C" w:rsidRDefault="00D82F7C" w:rsidP="00D82F7C">
      <w:pPr>
        <w:spacing w:after="160" w:line="259"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br w:type="page"/>
      </w:r>
    </w:p>
    <w:p w14:paraId="77DCEA8A" w14:textId="77777777" w:rsidR="00D82F7C" w:rsidRDefault="00D82F7C" w:rsidP="00D82F7C">
      <w:pPr>
        <w:pStyle w:val="1"/>
        <w:jc w:val="center"/>
        <w:rPr>
          <w:rFonts w:ascii="Times New Roman" w:hAnsi="Times New Roman" w:cs="Times New Roman"/>
          <w:color w:val="000000" w:themeColor="text1"/>
        </w:rPr>
      </w:pPr>
      <w:bookmarkStart w:id="261" w:name="_Toc69396520"/>
      <w:bookmarkStart w:id="262" w:name="_Toc70286262"/>
      <w:r w:rsidRPr="00B628BB">
        <w:rPr>
          <w:rFonts w:ascii="Times New Roman" w:hAnsi="Times New Roman" w:cs="Times New Roman"/>
          <w:color w:val="000000" w:themeColor="text1"/>
        </w:rPr>
        <w:lastRenderedPageBreak/>
        <w:t>СПИСОК ИСПОЛЬЗОВАННЫХ ИСТОЧНИКОВ</w:t>
      </w:r>
      <w:bookmarkEnd w:id="261"/>
      <w:bookmarkEnd w:id="262"/>
    </w:p>
    <w:p w14:paraId="27BD9E05" w14:textId="66669853" w:rsidR="0015103A" w:rsidRDefault="0015103A" w:rsidP="0015103A">
      <w:pPr>
        <w:pStyle w:val="aa"/>
        <w:numPr>
          <w:ilvl w:val="0"/>
          <w:numId w:val="39"/>
        </w:numPr>
        <w:tabs>
          <w:tab w:val="left" w:pos="709"/>
          <w:tab w:val="left" w:pos="1276"/>
        </w:tabs>
        <w:spacing w:after="0"/>
        <w:ind w:left="0" w:firstLine="709"/>
        <w:rPr>
          <w:rFonts w:ascii="Times New Roman" w:hAnsi="Times New Roman" w:cstheme="majorBidi"/>
          <w:sz w:val="28"/>
          <w:szCs w:val="28"/>
        </w:rPr>
      </w:pPr>
      <w:r w:rsidRPr="00F9331C">
        <w:rPr>
          <w:rFonts w:ascii="Times New Roman" w:hAnsi="Times New Roman" w:cstheme="majorBidi"/>
          <w:sz w:val="28"/>
          <w:szCs w:val="28"/>
        </w:rPr>
        <w:t>Проектирование, документирование и сопровождение баз данных и хранилищ данных </w:t>
      </w:r>
      <w:r w:rsidRPr="009E78AD">
        <w:rPr>
          <w:rFonts w:ascii="Times New Roman" w:hAnsi="Times New Roman" w:cstheme="majorBidi"/>
          <w:sz w:val="28"/>
          <w:szCs w:val="28"/>
        </w:rPr>
        <w:t>http://www.studfiles.ru/preview/5218244/</w:t>
      </w:r>
    </w:p>
    <w:p w14:paraId="13E08792" w14:textId="4168188D" w:rsidR="0015103A" w:rsidRDefault="00AA59F4" w:rsidP="0015103A">
      <w:pPr>
        <w:pStyle w:val="aa"/>
        <w:numPr>
          <w:ilvl w:val="0"/>
          <w:numId w:val="39"/>
        </w:numPr>
        <w:tabs>
          <w:tab w:val="left" w:pos="709"/>
          <w:tab w:val="left" w:pos="1276"/>
        </w:tabs>
        <w:spacing w:after="0"/>
        <w:ind w:left="0" w:firstLine="709"/>
        <w:rPr>
          <w:rFonts w:ascii="Times New Roman" w:hAnsi="Times New Roman" w:cstheme="majorBidi"/>
          <w:sz w:val="28"/>
          <w:szCs w:val="28"/>
        </w:rPr>
      </w:pPr>
      <w:hyperlink r:id="rId83" w:history="1">
        <w:r w:rsidR="0015103A" w:rsidRPr="0015103A">
          <w:t>https://coderlessons.com/</w:t>
        </w:r>
      </w:hyperlink>
      <w:r w:rsidR="0015103A" w:rsidRPr="0015103A">
        <w:rPr>
          <w:rFonts w:ascii="Times New Roman" w:hAnsi="Times New Roman" w:cstheme="majorBidi"/>
          <w:sz w:val="28"/>
          <w:szCs w:val="28"/>
        </w:rPr>
        <w:t> </w:t>
      </w:r>
    </w:p>
    <w:p w14:paraId="33638FAA" w14:textId="1D17E323" w:rsidR="0015103A" w:rsidRPr="0015103A" w:rsidRDefault="0015103A" w:rsidP="0015103A">
      <w:pPr>
        <w:pStyle w:val="aa"/>
        <w:numPr>
          <w:ilvl w:val="0"/>
          <w:numId w:val="39"/>
        </w:numPr>
        <w:tabs>
          <w:tab w:val="left" w:pos="709"/>
          <w:tab w:val="left" w:pos="1276"/>
        </w:tabs>
        <w:spacing w:after="0"/>
        <w:ind w:left="0" w:firstLine="709"/>
        <w:rPr>
          <w:rFonts w:ascii="Times New Roman" w:hAnsi="Times New Roman" w:cstheme="majorBidi"/>
          <w:sz w:val="28"/>
          <w:szCs w:val="28"/>
        </w:rPr>
      </w:pPr>
      <w:r w:rsidRPr="0015103A">
        <w:rPr>
          <w:rFonts w:ascii="Times New Roman" w:hAnsi="Times New Roman" w:cstheme="majorBidi"/>
          <w:sz w:val="28"/>
          <w:szCs w:val="28"/>
        </w:rPr>
        <w:t>Владислав Головков, Андрей Портнов, Виктор Чернов. RDF — инструмент для неструктурированных данных // Открытые </w:t>
      </w:r>
      <w:proofErr w:type="spellStart"/>
      <w:r w:rsidRPr="0015103A">
        <w:rPr>
          <w:rFonts w:ascii="Times New Roman" w:hAnsi="Times New Roman" w:cstheme="majorBidi"/>
          <w:sz w:val="28"/>
          <w:szCs w:val="28"/>
        </w:rPr>
        <w:t>системы.СУБД</w:t>
      </w:r>
      <w:proofErr w:type="spellEnd"/>
      <w:r w:rsidRPr="0015103A">
        <w:rPr>
          <w:rFonts w:ascii="Times New Roman" w:hAnsi="Times New Roman" w:cstheme="majorBidi"/>
          <w:sz w:val="28"/>
          <w:szCs w:val="28"/>
        </w:rPr>
        <w:t>. — 2012. — № 09. — С. 46–49. URL: </w:t>
      </w:r>
      <w:hyperlink r:id="rId84" w:tgtFrame="_blank" w:history="1">
        <w:r w:rsidRPr="0015103A">
          <w:rPr>
            <w:rFonts w:ascii="Times New Roman" w:hAnsi="Times New Roman" w:cstheme="majorBidi"/>
            <w:sz w:val="28"/>
            <w:szCs w:val="28"/>
          </w:rPr>
          <w:t>http://www.osp.ru/os/2012/09/13032513</w:t>
        </w:r>
      </w:hyperlink>
      <w:r w:rsidRPr="0015103A">
        <w:rPr>
          <w:rFonts w:ascii="Times New Roman" w:hAnsi="Times New Roman" w:cstheme="majorBidi"/>
          <w:sz w:val="28"/>
          <w:szCs w:val="28"/>
        </w:rPr>
        <w:t> (дата обращения: 11.11.2015). </w:t>
      </w:r>
    </w:p>
    <w:p w14:paraId="0F457D19" w14:textId="643CADF0" w:rsidR="00D82F7C" w:rsidRPr="0015103A" w:rsidRDefault="00AA59F4"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85" w:history="1">
        <w:r w:rsidR="0015103A" w:rsidRPr="0015103A">
          <w:rPr>
            <w:rFonts w:ascii="Times New Roman" w:hAnsi="Times New Roman" w:cstheme="majorBidi"/>
            <w:sz w:val="28"/>
            <w:szCs w:val="28"/>
            <w:lang w:val="en-US"/>
          </w:rPr>
          <w:t>Unified Modeling Language, Superstructure,</w:t>
        </w:r>
      </w:hyperlink>
      <w:r w:rsidR="0015103A" w:rsidRPr="0015103A">
        <w:rPr>
          <w:rFonts w:ascii="Times New Roman" w:hAnsi="Times New Roman" w:cstheme="majorBidi"/>
          <w:sz w:val="28"/>
          <w:szCs w:val="28"/>
          <w:lang w:val="en-US"/>
        </w:rPr>
        <w:t xml:space="preserve"> </w:t>
      </w:r>
      <w:hyperlink r:id="rId86" w:history="1">
        <w:r w:rsidR="0015103A" w:rsidRPr="0015103A">
          <w:rPr>
            <w:rFonts w:ascii="Times New Roman" w:hAnsi="Times New Roman" w:cstheme="majorBidi"/>
            <w:sz w:val="28"/>
            <w:szCs w:val="28"/>
            <w:lang w:val="en-US"/>
          </w:rPr>
          <w:t>https://www.omg.org/spec/UML/2.1.2/Superstructure/PDF/</w:t>
        </w:r>
      </w:hyperlink>
    </w:p>
    <w:p w14:paraId="7B4BEB87" w14:textId="35D230C9" w:rsidR="0015103A" w:rsidRPr="0015103A" w:rsidRDefault="0015103A" w:rsidP="0015103A">
      <w:pPr>
        <w:pStyle w:val="aa"/>
        <w:numPr>
          <w:ilvl w:val="0"/>
          <w:numId w:val="39"/>
        </w:numPr>
        <w:tabs>
          <w:tab w:val="left" w:pos="709"/>
          <w:tab w:val="left" w:pos="1276"/>
        </w:tabs>
        <w:spacing w:after="0"/>
        <w:ind w:left="0" w:firstLine="709"/>
        <w:rPr>
          <w:rFonts w:ascii="Times New Roman" w:hAnsi="Times New Roman" w:cstheme="majorBidi"/>
          <w:sz w:val="28"/>
          <w:szCs w:val="28"/>
        </w:rPr>
      </w:pPr>
      <w:r w:rsidRPr="0015103A">
        <w:rPr>
          <w:rFonts w:ascii="Times New Roman" w:hAnsi="Times New Roman" w:cstheme="majorBidi"/>
          <w:sz w:val="28"/>
          <w:szCs w:val="28"/>
          <w:lang w:val="en-US"/>
        </w:rPr>
        <w:t> </w:t>
      </w:r>
      <w:r w:rsidRPr="0015103A">
        <w:rPr>
          <w:rFonts w:ascii="Times New Roman" w:hAnsi="Times New Roman" w:cstheme="majorBidi"/>
          <w:sz w:val="28"/>
          <w:szCs w:val="28"/>
        </w:rPr>
        <w:t xml:space="preserve">Г. Буч, Д. </w:t>
      </w:r>
      <w:proofErr w:type="spellStart"/>
      <w:r w:rsidRPr="0015103A">
        <w:rPr>
          <w:rFonts w:ascii="Times New Roman" w:hAnsi="Times New Roman" w:cstheme="majorBidi"/>
          <w:sz w:val="28"/>
          <w:szCs w:val="28"/>
        </w:rPr>
        <w:t>Рамбо</w:t>
      </w:r>
      <w:proofErr w:type="spellEnd"/>
      <w:r w:rsidRPr="0015103A">
        <w:rPr>
          <w:rFonts w:ascii="Times New Roman" w:hAnsi="Times New Roman" w:cstheme="majorBidi"/>
          <w:sz w:val="28"/>
          <w:szCs w:val="28"/>
        </w:rPr>
        <w:t xml:space="preserve">, И. Якобсон. Диаграммы UML // Язык UML. Руководство пользователя = </w:t>
      </w:r>
      <w:proofErr w:type="spellStart"/>
      <w:r w:rsidRPr="0015103A">
        <w:rPr>
          <w:rFonts w:ascii="Times New Roman" w:hAnsi="Times New Roman" w:cstheme="majorBidi"/>
          <w:sz w:val="28"/>
          <w:szCs w:val="28"/>
        </w:rPr>
        <w:t>The</w:t>
      </w:r>
      <w:proofErr w:type="spellEnd"/>
      <w:r w:rsidRPr="0015103A">
        <w:rPr>
          <w:rFonts w:ascii="Times New Roman" w:hAnsi="Times New Roman" w:cstheme="majorBidi"/>
          <w:sz w:val="28"/>
          <w:szCs w:val="28"/>
        </w:rPr>
        <w:t xml:space="preserve"> </w:t>
      </w:r>
      <w:proofErr w:type="spellStart"/>
      <w:r w:rsidRPr="0015103A">
        <w:rPr>
          <w:rFonts w:ascii="Times New Roman" w:hAnsi="Times New Roman" w:cstheme="majorBidi"/>
          <w:sz w:val="28"/>
          <w:szCs w:val="28"/>
        </w:rPr>
        <w:t>Unified</w:t>
      </w:r>
      <w:proofErr w:type="spellEnd"/>
      <w:r w:rsidRPr="0015103A">
        <w:rPr>
          <w:rFonts w:ascii="Times New Roman" w:hAnsi="Times New Roman" w:cstheme="majorBidi"/>
          <w:sz w:val="28"/>
          <w:szCs w:val="28"/>
        </w:rPr>
        <w:t xml:space="preserve"> </w:t>
      </w:r>
      <w:proofErr w:type="spellStart"/>
      <w:r w:rsidRPr="0015103A">
        <w:rPr>
          <w:rFonts w:ascii="Times New Roman" w:hAnsi="Times New Roman" w:cstheme="majorBidi"/>
          <w:sz w:val="28"/>
          <w:szCs w:val="28"/>
        </w:rPr>
        <w:t>Modeling</w:t>
      </w:r>
      <w:proofErr w:type="spellEnd"/>
      <w:r w:rsidRPr="0015103A">
        <w:rPr>
          <w:rFonts w:ascii="Times New Roman" w:hAnsi="Times New Roman" w:cstheme="majorBidi"/>
          <w:sz w:val="28"/>
          <w:szCs w:val="28"/>
        </w:rPr>
        <w:t xml:space="preserve"> </w:t>
      </w:r>
      <w:proofErr w:type="spellStart"/>
      <w:r w:rsidRPr="0015103A">
        <w:rPr>
          <w:rFonts w:ascii="Times New Roman" w:hAnsi="Times New Roman" w:cstheme="majorBidi"/>
          <w:sz w:val="28"/>
          <w:szCs w:val="28"/>
        </w:rPr>
        <w:t>Language</w:t>
      </w:r>
      <w:proofErr w:type="spellEnd"/>
      <w:r w:rsidRPr="0015103A">
        <w:rPr>
          <w:rFonts w:ascii="Times New Roman" w:hAnsi="Times New Roman" w:cstheme="majorBidi"/>
          <w:sz w:val="28"/>
          <w:szCs w:val="28"/>
        </w:rPr>
        <w:t xml:space="preserve"> </w:t>
      </w:r>
      <w:proofErr w:type="spellStart"/>
      <w:r w:rsidRPr="0015103A">
        <w:rPr>
          <w:rFonts w:ascii="Times New Roman" w:hAnsi="Times New Roman" w:cstheme="majorBidi"/>
          <w:sz w:val="28"/>
          <w:szCs w:val="28"/>
        </w:rPr>
        <w:t>User</w:t>
      </w:r>
      <w:proofErr w:type="spellEnd"/>
      <w:r w:rsidRPr="0015103A">
        <w:rPr>
          <w:rFonts w:ascii="Times New Roman" w:hAnsi="Times New Roman" w:cstheme="majorBidi"/>
          <w:sz w:val="28"/>
          <w:szCs w:val="28"/>
        </w:rPr>
        <w:t xml:space="preserve"> </w:t>
      </w:r>
      <w:proofErr w:type="spellStart"/>
      <w:r w:rsidRPr="0015103A">
        <w:rPr>
          <w:rFonts w:ascii="Times New Roman" w:hAnsi="Times New Roman" w:cstheme="majorBidi"/>
          <w:sz w:val="28"/>
          <w:szCs w:val="28"/>
        </w:rPr>
        <w:t>Guide</w:t>
      </w:r>
      <w:proofErr w:type="spellEnd"/>
      <w:r w:rsidRPr="0015103A">
        <w:rPr>
          <w:rFonts w:ascii="Times New Roman" w:hAnsi="Times New Roman" w:cstheme="majorBidi"/>
          <w:sz w:val="28"/>
          <w:szCs w:val="28"/>
        </w:rPr>
        <w:t>. — 2-е. — М.: ДМК Пресс, 2006. — С. 41. — 496 с.</w:t>
      </w:r>
    </w:p>
    <w:p w14:paraId="5BA65899" w14:textId="111F13E5" w:rsidR="0015103A" w:rsidRDefault="00AA59F4"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87" w:history="1">
        <w:r w:rsidR="0015103A" w:rsidRPr="00BB7285">
          <w:rPr>
            <w:rFonts w:ascii="Times New Roman" w:hAnsi="Times New Roman" w:cstheme="majorBidi"/>
            <w:sz w:val="28"/>
            <w:szCs w:val="28"/>
            <w:lang w:val="en-US"/>
          </w:rPr>
          <w:t>OMG Unified Modeling Language (UML), Superstructure, V2.1.2</w:t>
        </w:r>
      </w:hyperlink>
      <w:r w:rsidR="0015103A" w:rsidRPr="00BB7285">
        <w:rPr>
          <w:rFonts w:ascii="Times New Roman" w:hAnsi="Times New Roman" w:cstheme="majorBidi"/>
          <w:sz w:val="28"/>
          <w:szCs w:val="28"/>
          <w:lang w:val="en-US"/>
        </w:rPr>
        <w:t> </w:t>
      </w:r>
      <w:hyperlink r:id="rId88" w:history="1">
        <w:r w:rsidRPr="002D30AB">
          <w:rPr>
            <w:rStyle w:val="af2"/>
            <w:rFonts w:ascii="Times New Roman" w:hAnsi="Times New Roman" w:cstheme="majorBidi"/>
            <w:sz w:val="28"/>
            <w:szCs w:val="28"/>
            <w:lang w:val="en-US"/>
          </w:rPr>
          <w:t>https://www.omg.org/spec/UML/2.1.2/Superstructure/PDF</w:t>
        </w:r>
      </w:hyperlink>
      <w:r w:rsidR="0015103A" w:rsidRPr="00BB7285">
        <w:rPr>
          <w:rFonts w:ascii="Times New Roman" w:hAnsi="Times New Roman" w:cstheme="majorBidi"/>
          <w:sz w:val="28"/>
          <w:szCs w:val="28"/>
          <w:lang w:val="en-US"/>
        </w:rPr>
        <w:t>.</w:t>
      </w:r>
    </w:p>
    <w:p w14:paraId="7B7EF196" w14:textId="19C9C704" w:rsidR="00AA59F4" w:rsidRDefault="00ED779F"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89" w:history="1">
        <w:r w:rsidRPr="002D30AB">
          <w:rPr>
            <w:rStyle w:val="af2"/>
            <w:rFonts w:ascii="Times New Roman" w:hAnsi="Times New Roman" w:cstheme="majorBidi"/>
            <w:sz w:val="28"/>
            <w:szCs w:val="28"/>
            <w:lang w:val="en-US"/>
          </w:rPr>
          <w:t>https://ta-aspect.by/kak-uluchshit-kontent-obuchayushhix-kursov-15-receptov-povysheniya-effektivnosti-obucheniya</w:t>
        </w:r>
      </w:hyperlink>
    </w:p>
    <w:p w14:paraId="0825CAD5" w14:textId="19252293" w:rsidR="00ED779F" w:rsidRDefault="00ED779F"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0" w:history="1">
        <w:r w:rsidRPr="002D30AB">
          <w:rPr>
            <w:rStyle w:val="af2"/>
            <w:rFonts w:ascii="Times New Roman" w:hAnsi="Times New Roman" w:cstheme="majorBidi"/>
            <w:sz w:val="28"/>
            <w:szCs w:val="28"/>
            <w:lang w:val="en-US"/>
          </w:rPr>
          <w:t>https://logistics.ru/9/24/i20_3065.htm</w:t>
        </w:r>
      </w:hyperlink>
    </w:p>
    <w:p w14:paraId="746EB460" w14:textId="017DA5C4" w:rsidR="00ED779F" w:rsidRDefault="00ED779F"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1" w:history="1">
        <w:r w:rsidRPr="002D30AB">
          <w:rPr>
            <w:rStyle w:val="af2"/>
            <w:rFonts w:ascii="Times New Roman" w:hAnsi="Times New Roman" w:cstheme="majorBidi"/>
            <w:sz w:val="28"/>
            <w:szCs w:val="28"/>
            <w:lang w:val="en-US"/>
          </w:rPr>
          <w:t>https://teachbase.ru/learning/obuchenie/obuchenie-personala-zalog-uspeha-kompanii/</w:t>
        </w:r>
      </w:hyperlink>
    </w:p>
    <w:p w14:paraId="29852970" w14:textId="03DBDB35" w:rsidR="00ED779F" w:rsidRDefault="00ED779F"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2" w:history="1">
        <w:r w:rsidRPr="002D30AB">
          <w:rPr>
            <w:rStyle w:val="af2"/>
            <w:rFonts w:ascii="Times New Roman" w:hAnsi="Times New Roman" w:cstheme="majorBidi"/>
            <w:sz w:val="28"/>
            <w:szCs w:val="28"/>
            <w:lang w:val="en-US"/>
          </w:rPr>
          <w:t>https://textbooks.studio/menedjment-upravlenie-personalom/tseli-zadachi-metodyi-26926.html</w:t>
        </w:r>
      </w:hyperlink>
    </w:p>
    <w:p w14:paraId="1BD57D59" w14:textId="13BD3ECC" w:rsidR="00ED779F" w:rsidRDefault="00ED779F"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3" w:history="1">
        <w:r w:rsidRPr="002D30AB">
          <w:rPr>
            <w:rStyle w:val="af2"/>
            <w:rFonts w:ascii="Times New Roman" w:hAnsi="Times New Roman" w:cstheme="majorBidi"/>
            <w:sz w:val="28"/>
            <w:szCs w:val="28"/>
            <w:lang w:val="en-US"/>
          </w:rPr>
          <w:t>https://delo-press.ru/journals/documents/informatsionnye-tekhnologii/45213-konstruktivnyy-podkhod-k-organizatsii-khraneniya-elektronnykh-dokumentov/</w:t>
        </w:r>
      </w:hyperlink>
    </w:p>
    <w:p w14:paraId="518B85AA" w14:textId="06F5A52D" w:rsidR="00ED779F" w:rsidRDefault="002F2647"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4" w:history="1">
        <w:r w:rsidRPr="002D30AB">
          <w:rPr>
            <w:rStyle w:val="af2"/>
            <w:rFonts w:ascii="Times New Roman" w:hAnsi="Times New Roman" w:cstheme="majorBidi"/>
            <w:sz w:val="28"/>
            <w:szCs w:val="28"/>
            <w:lang w:val="en-US"/>
          </w:rPr>
          <w:t>https://www.eg-online.ru/article/379847/</w:t>
        </w:r>
      </w:hyperlink>
    </w:p>
    <w:p w14:paraId="0D21C0DC" w14:textId="0F2A391C" w:rsidR="002F2647" w:rsidRDefault="002F2647"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5" w:history="1">
        <w:r w:rsidRPr="002D30AB">
          <w:rPr>
            <w:rStyle w:val="af2"/>
            <w:rFonts w:ascii="Times New Roman" w:hAnsi="Times New Roman" w:cstheme="majorBidi"/>
            <w:sz w:val="28"/>
            <w:szCs w:val="28"/>
            <w:lang w:val="en-US"/>
          </w:rPr>
          <w:t>https://ppt-online.org/287247</w:t>
        </w:r>
      </w:hyperlink>
    </w:p>
    <w:p w14:paraId="0A27B6FF" w14:textId="3CE040EF" w:rsidR="002F2647" w:rsidRDefault="002F2647"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6" w:history="1">
        <w:r w:rsidRPr="002D30AB">
          <w:rPr>
            <w:rStyle w:val="af2"/>
            <w:rFonts w:ascii="Times New Roman" w:hAnsi="Times New Roman" w:cstheme="majorBidi"/>
            <w:sz w:val="28"/>
            <w:szCs w:val="28"/>
            <w:lang w:val="en-US"/>
          </w:rPr>
          <w:t>https://ieee-sa.imeetcentral.com/ltsc/</w:t>
        </w:r>
      </w:hyperlink>
    </w:p>
    <w:p w14:paraId="7E866EB2" w14:textId="15511517" w:rsidR="002F2647" w:rsidRDefault="002F2647"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7" w:history="1">
        <w:r w:rsidRPr="002D30AB">
          <w:rPr>
            <w:rStyle w:val="af2"/>
            <w:rFonts w:ascii="Times New Roman" w:hAnsi="Times New Roman" w:cstheme="majorBidi"/>
            <w:sz w:val="28"/>
            <w:szCs w:val="28"/>
            <w:lang w:val="en-US"/>
          </w:rPr>
          <w:t>https://smmplanner.com/blog/instrukciya-po-vidam-kontenta/#:~:text=%D0%9E%D0%B1%D1%83%D1%87%D0%B0%D1%8E%D1%89%D0%B8%D0%B9%20%D0%BA%D0%BE%D0%BD%D1%82%D0%B5%D0%BD%D1%82%2D%20%D0%BA%D0%BE%D0%BD%D1%82%D0%B5%D0%BD%D1%82%2C%20%D0%BF%D0%BE%D0%BC%D0%BE%D0%B3%D0%B0%D1%8E%D1%89%D0%B8%D0%B9%20%D0%B2,%D0%B7%D0%BD%D0%B0%D0%BD%D0%B8%D0%B9%20%D0%BF%D0%BE%D0%B4%D0%BF%D0%B8%D1%81%D1%87%D0%B8%D0%BA%D0%B0%D0%BC%D0%B8%2C%20%D1%80%D0%B5%D1%88%D0%B0%D1%8E%D1%89%D0%B8%D0%B9%20%D0%BF%D1%80%D0%BE%D0%B1%D0%BB%D0%B5%D0%BC%D1%8B%20%D0%B0%D1%83%D0%B4%D0%B8%D1%82%D0%BE%D1%80%D0%B8%D0%B8</w:t>
        </w:r>
      </w:hyperlink>
      <w:r w:rsidRPr="002F2647">
        <w:rPr>
          <w:rFonts w:ascii="Times New Roman" w:hAnsi="Times New Roman" w:cstheme="majorBidi"/>
          <w:sz w:val="28"/>
          <w:szCs w:val="28"/>
          <w:lang w:val="en-US"/>
        </w:rPr>
        <w:t>.</w:t>
      </w:r>
    </w:p>
    <w:p w14:paraId="0ADD24F9" w14:textId="3344D4A5" w:rsidR="002F2647" w:rsidRDefault="005B372F"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8" w:history="1">
        <w:r w:rsidRPr="002D30AB">
          <w:rPr>
            <w:rStyle w:val="af2"/>
            <w:rFonts w:ascii="Times New Roman" w:hAnsi="Times New Roman" w:cstheme="majorBidi"/>
            <w:sz w:val="28"/>
            <w:szCs w:val="28"/>
            <w:lang w:val="en-US"/>
          </w:rPr>
          <w:t>https://webinar.ru/articles/webinari-chto-eto-takoe/</w:t>
        </w:r>
      </w:hyperlink>
    </w:p>
    <w:p w14:paraId="154BFCEF" w14:textId="0FA0FF02" w:rsidR="005B372F" w:rsidRPr="005B372F" w:rsidRDefault="005B372F"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9" w:history="1">
        <w:r w:rsidRPr="002D30AB">
          <w:rPr>
            <w:rStyle w:val="af2"/>
            <w:rFonts w:ascii="Times New Roman" w:hAnsi="Times New Roman" w:cs="Times New Roman"/>
            <w:spacing w:val="-4"/>
            <w:sz w:val="28"/>
            <w:szCs w:val="28"/>
          </w:rPr>
          <w:t>https://habr.com</w:t>
        </w:r>
      </w:hyperlink>
    </w:p>
    <w:p w14:paraId="38A8D9A9" w14:textId="51D5DE91" w:rsidR="005B372F" w:rsidRPr="00DD4E8C" w:rsidRDefault="00DD4E8C"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0" w:history="1">
        <w:r w:rsidRPr="002D30AB">
          <w:rPr>
            <w:rStyle w:val="af2"/>
            <w:rFonts w:ascii="Times New Roman" w:hAnsi="Times New Roman" w:cs="Times New Roman"/>
            <w:spacing w:val="-4"/>
            <w:sz w:val="28"/>
            <w:szCs w:val="28"/>
          </w:rPr>
          <w:t>https://sapyard.com</w:t>
        </w:r>
      </w:hyperlink>
    </w:p>
    <w:p w14:paraId="6F03BD88" w14:textId="17315D76" w:rsidR="00DD4E8C" w:rsidRPr="00DD4E8C" w:rsidRDefault="00DD4E8C"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1" w:history="1">
        <w:r w:rsidRPr="002D30AB">
          <w:rPr>
            <w:rStyle w:val="af2"/>
            <w:rFonts w:ascii="Times New Roman" w:hAnsi="Times New Roman" w:cs="Times New Roman"/>
            <w:spacing w:val="-4"/>
            <w:sz w:val="28"/>
            <w:szCs w:val="28"/>
          </w:rPr>
          <w:t>https://abap-blog.ru</w:t>
        </w:r>
      </w:hyperlink>
    </w:p>
    <w:p w14:paraId="5BDB4557" w14:textId="2BB64C37" w:rsidR="00DD4E8C" w:rsidRPr="00DD4E8C" w:rsidRDefault="00DD4E8C"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2" w:history="1">
        <w:r w:rsidRPr="002D30AB">
          <w:rPr>
            <w:rStyle w:val="af2"/>
            <w:rFonts w:ascii="Times New Roman" w:hAnsi="Times New Roman" w:cs="Times New Roman"/>
            <w:spacing w:val="-4"/>
            <w:sz w:val="28"/>
            <w:szCs w:val="28"/>
          </w:rPr>
          <w:t>https://open.sap.com</w:t>
        </w:r>
      </w:hyperlink>
    </w:p>
    <w:p w14:paraId="0B96AF54" w14:textId="5E81D4E8" w:rsidR="00DD4E8C" w:rsidRDefault="00DD4E8C"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3" w:history="1">
        <w:r w:rsidRPr="002D30AB">
          <w:rPr>
            <w:rStyle w:val="af2"/>
            <w:rFonts w:ascii="Times New Roman" w:hAnsi="Times New Roman" w:cstheme="majorBidi"/>
            <w:sz w:val="28"/>
            <w:szCs w:val="28"/>
            <w:lang w:val="en-US"/>
          </w:rPr>
          <w:t>https://popsters.ru/blog/post/23</w:t>
        </w:r>
      </w:hyperlink>
    </w:p>
    <w:p w14:paraId="36A42D5E" w14:textId="60CAB65F" w:rsidR="00DD4E8C" w:rsidRDefault="002E04B4"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4" w:history="1">
        <w:r w:rsidRPr="002D30AB">
          <w:rPr>
            <w:rStyle w:val="af2"/>
            <w:rFonts w:ascii="Times New Roman" w:hAnsi="Times New Roman" w:cstheme="majorBidi"/>
            <w:sz w:val="28"/>
            <w:szCs w:val="28"/>
            <w:lang w:val="en-US"/>
          </w:rPr>
          <w:t>https://web.archive.org/web/20120615145611/http://www.austria-lexikon.at/attach/User/Trattner%20Christoph/trattner_kappe.pdf</w:t>
        </w:r>
      </w:hyperlink>
    </w:p>
    <w:p w14:paraId="46165C7F" w14:textId="0973CBFD" w:rsidR="002E04B4" w:rsidRPr="002E04B4" w:rsidRDefault="002E04B4"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r w:rsidRPr="002E04B4">
        <w:rPr>
          <w:rFonts w:ascii="Arial" w:hAnsi="Arial" w:cs="Arial"/>
          <w:i/>
          <w:iCs/>
          <w:color w:val="202122"/>
          <w:sz w:val="19"/>
          <w:szCs w:val="19"/>
          <w:shd w:val="clear" w:color="auto" w:fill="FFFFFF"/>
          <w:lang w:val="en-US"/>
        </w:rPr>
        <w:t>Wickman G.</w:t>
      </w:r>
      <w:r w:rsidRPr="002E04B4">
        <w:rPr>
          <w:rFonts w:ascii="Arial" w:hAnsi="Arial" w:cs="Arial"/>
          <w:color w:val="202122"/>
          <w:sz w:val="19"/>
          <w:szCs w:val="19"/>
          <w:shd w:val="clear" w:color="auto" w:fill="FFFFFF"/>
          <w:lang w:val="en-US"/>
        </w:rPr>
        <w:t xml:space="preserve"> Traction: Get a grip on your business. — </w:t>
      </w:r>
      <w:proofErr w:type="spellStart"/>
      <w:r w:rsidRPr="002E04B4">
        <w:rPr>
          <w:rFonts w:ascii="Arial" w:hAnsi="Arial" w:cs="Arial"/>
          <w:color w:val="202122"/>
          <w:sz w:val="19"/>
          <w:szCs w:val="19"/>
          <w:shd w:val="clear" w:color="auto" w:fill="FFFFFF"/>
          <w:lang w:val="en-US"/>
        </w:rPr>
        <w:t>BenBella</w:t>
      </w:r>
      <w:proofErr w:type="spellEnd"/>
      <w:r w:rsidRPr="002E04B4">
        <w:rPr>
          <w:rFonts w:ascii="Arial" w:hAnsi="Arial" w:cs="Arial"/>
          <w:color w:val="202122"/>
          <w:sz w:val="19"/>
          <w:szCs w:val="19"/>
          <w:shd w:val="clear" w:color="auto" w:fill="FFFFFF"/>
          <w:lang w:val="en-US"/>
        </w:rPr>
        <w:t xml:space="preserve"> Books, Inc., 2012.</w:t>
      </w:r>
    </w:p>
    <w:p w14:paraId="3A655EC9" w14:textId="58A35D88" w:rsidR="002E04B4" w:rsidRDefault="002E04B4"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5" w:history="1">
        <w:r w:rsidRPr="002D30AB">
          <w:rPr>
            <w:rStyle w:val="af2"/>
            <w:rFonts w:ascii="Times New Roman" w:hAnsi="Times New Roman" w:cstheme="majorBidi"/>
            <w:sz w:val="28"/>
            <w:szCs w:val="28"/>
            <w:lang w:val="en-US"/>
          </w:rPr>
          <w:t>https://vc.ru/marketing/66104-kak-organizovat-otdel-kontent-marketinga-rekomendacii-i-opyt-odnoy-kompanii</w:t>
        </w:r>
      </w:hyperlink>
    </w:p>
    <w:p w14:paraId="63A04FE5" w14:textId="0B94542E" w:rsidR="002E04B4" w:rsidRDefault="002E04B4"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6" w:history="1">
        <w:r w:rsidRPr="002D30AB">
          <w:rPr>
            <w:rStyle w:val="af2"/>
            <w:rFonts w:ascii="Times New Roman" w:hAnsi="Times New Roman" w:cstheme="majorBidi"/>
            <w:sz w:val="28"/>
            <w:szCs w:val="28"/>
            <w:lang w:val="en-US"/>
          </w:rPr>
          <w:t>https://netpeak.net/ru/blog/kriterii-kachestvennogo-kontenta-story/</w:t>
        </w:r>
      </w:hyperlink>
    </w:p>
    <w:p w14:paraId="1F5900EB" w14:textId="21434977" w:rsidR="002E04B4" w:rsidRDefault="00710566"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7" w:history="1">
        <w:r w:rsidRPr="002D30AB">
          <w:rPr>
            <w:rStyle w:val="af2"/>
            <w:rFonts w:ascii="Times New Roman" w:hAnsi="Times New Roman" w:cstheme="majorBidi"/>
            <w:sz w:val="28"/>
            <w:szCs w:val="28"/>
            <w:lang w:val="en-US"/>
          </w:rPr>
          <w:t>https://www.watermillsky.ru/%D1%81%D1%82%D0%B0%D1%82%D1%8C%D0%B8/%D0%BD%D0%B0%D0%BF%D0%BE%D0%BB%D0%BD%D0%B5%D0%BD%D0%B8%D0%B5-%D1%81%D0%B0%D0%B9%D1%82%D0%B0-%D0%BA%D0%BE%D0%BD%D1%82%D0%B5%D0%BD%D1%82%D0%BE%D0%BC/25-%D0%BF%D1%80%D0%B8%D0%B7%D0%BD%D0%B0%D0%BA%D0%BE%D0%B2-%D0%BA%D0%B0%D1%87%D0%B5%D1%81%D1%82%D0%B2%D0%B5%D0%BD%D0%BD%D0%BE%D0%B3%D0%BE-%D0%BA%D0%BE%D0%BD%D1%82%D0%B5%D0%BD%D1%82%D0%B0/</w:t>
        </w:r>
      </w:hyperlink>
    </w:p>
    <w:p w14:paraId="463A72B3" w14:textId="3506A822" w:rsidR="00710566" w:rsidRDefault="00710566"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8" w:history="1">
        <w:r w:rsidRPr="002D30AB">
          <w:rPr>
            <w:rStyle w:val="af2"/>
            <w:rFonts w:ascii="Times New Roman" w:hAnsi="Times New Roman" w:cstheme="majorBidi"/>
            <w:sz w:val="28"/>
            <w:szCs w:val="28"/>
            <w:lang w:val="en-US"/>
          </w:rPr>
          <w:t>https://web.archive.org/web/20070102020959/http://rcdl2003.spbu.ru/~igor/papers/exp-survey/</w:t>
        </w:r>
      </w:hyperlink>
    </w:p>
    <w:p w14:paraId="35394F09" w14:textId="361579D6" w:rsidR="00710566" w:rsidRDefault="00710566"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9" w:history="1">
        <w:r w:rsidRPr="002D30AB">
          <w:rPr>
            <w:rStyle w:val="af2"/>
            <w:rFonts w:ascii="Times New Roman" w:hAnsi="Times New Roman" w:cstheme="majorBidi"/>
            <w:sz w:val="28"/>
            <w:szCs w:val="28"/>
            <w:lang w:val="en-US"/>
          </w:rPr>
          <w:t>http://cdo.vsgaki.ru/mod/glossary/showentry.php?courseid=1&amp;concept=%D0%94%D0%B8%D0%B4%D0%B0%D0%BA%D1%82%D0%B8%D1%87%D0%B5%D1%81%D0%BA%D0%B0%D1%8F+%D0%B5%D0%B4%D0%B8%D0%BD%D0%B8%D1%86%D0%B0#:~:text=%D0%94%D0%B8%D0%B4%D0%B0%D0%BA%D1%82%D0%B8%D1%87%D0%B5%D1%81%D0%BA%D0%B0%D1%8F%20%D0%B5%D0%B4%D0%B8%D0%BD%D0%B8%D1%86%D0%B0%20%2D%20%D1%8D%D0%BB%D0%B5%D0%BC%D0%B5%D0%BD%D1%82%20%D1%81%D0%BE%D0%B4%D0%B5%D1%80%D0%B6%D0%B0%D0%BD%D0%B8%D1%8F%20%D1%83%D1%87%D0%B5%D0%B1%D0%BD%D0%BE%D0%B3%D0%BE,%D0%BF%D1%80%D0%BE%D1%84%D0%B5%D1%81%D1%81%D0%B8%D0%BE%D0%BD%D0%B0%D0%BB%D1%8C%D0%BD%D0%BE%D0%B9%20%D0%B4%D0%B8%D1%81%D1%86%D0%B8%D0%BF%D0%BB%D0%B8%D0%BD%D1%8B%20%D0%B8%D0%BB%D0%B8%20%D0%BE%D0%B1%D1%89%D0%B5%D0%BE%D0%B1%D1%80%D0%B0%D0%B7%D0%BE%D0%B2%D0%B0%D1%82%D0%B5%D0%BB%D1%8C%D0%BD%D0%BE%D0%B3%D0%BE%20%D0%BF%D1%80%D0%B5%D0%B4%D0%BC%D0%B5%D1%82%D0%B0</w:t>
        </w:r>
      </w:hyperlink>
      <w:r w:rsidRPr="00710566">
        <w:rPr>
          <w:rFonts w:ascii="Times New Roman" w:hAnsi="Times New Roman" w:cstheme="majorBidi"/>
          <w:sz w:val="28"/>
          <w:szCs w:val="28"/>
          <w:lang w:val="en-US"/>
        </w:rPr>
        <w:t>.</w:t>
      </w:r>
    </w:p>
    <w:p w14:paraId="05FC2E75" w14:textId="6EBB4C78" w:rsidR="00710566" w:rsidRDefault="00710566"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10" w:history="1">
        <w:r w:rsidRPr="002D30AB">
          <w:rPr>
            <w:rStyle w:val="af2"/>
            <w:rFonts w:ascii="Times New Roman" w:hAnsi="Times New Roman" w:cstheme="majorBidi"/>
            <w:sz w:val="28"/>
            <w:szCs w:val="28"/>
            <w:lang w:val="en-US"/>
          </w:rPr>
          <w:t>https://xn--80acgfbsl1azdqr.xn--p1ai/file/4209e47a9c4187b9018f332ff9eda926</w:t>
        </w:r>
      </w:hyperlink>
    </w:p>
    <w:p w14:paraId="41FBB8AC" w14:textId="0DBB749D" w:rsidR="00710566" w:rsidRPr="00BB7285" w:rsidRDefault="00710566"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r w:rsidRPr="00710566">
        <w:rPr>
          <w:rFonts w:ascii="Times New Roman" w:hAnsi="Times New Roman" w:cstheme="majorBidi"/>
          <w:sz w:val="28"/>
          <w:szCs w:val="28"/>
          <w:lang w:val="en-US"/>
        </w:rPr>
        <w:t>https://studme.org/43944/filosofiya/abstraktnoe_konkretnoe</w:t>
      </w:r>
    </w:p>
    <w:sectPr w:rsidR="00710566" w:rsidRPr="00BB728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Roboto-Regular">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62052"/>
    <w:multiLevelType w:val="hybridMultilevel"/>
    <w:tmpl w:val="6C86F126"/>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777357"/>
    <w:multiLevelType w:val="multilevel"/>
    <w:tmpl w:val="5F7ED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74DCE"/>
    <w:multiLevelType w:val="multilevel"/>
    <w:tmpl w:val="31EC8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B0E0C"/>
    <w:multiLevelType w:val="multilevel"/>
    <w:tmpl w:val="29808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E43ADF"/>
    <w:multiLevelType w:val="multilevel"/>
    <w:tmpl w:val="7AB8565A"/>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5" w15:restartNumberingAfterBreak="0">
    <w:nsid w:val="0B172D8A"/>
    <w:multiLevelType w:val="multilevel"/>
    <w:tmpl w:val="98125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6B12D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EFF736D"/>
    <w:multiLevelType w:val="multilevel"/>
    <w:tmpl w:val="D38C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584BE8"/>
    <w:multiLevelType w:val="multilevel"/>
    <w:tmpl w:val="A57E6F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F90B87"/>
    <w:multiLevelType w:val="multilevel"/>
    <w:tmpl w:val="C540B9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FE199A"/>
    <w:multiLevelType w:val="hybridMultilevel"/>
    <w:tmpl w:val="DFB260BC"/>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A707E03"/>
    <w:multiLevelType w:val="multilevel"/>
    <w:tmpl w:val="FFECA0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EE725B"/>
    <w:multiLevelType w:val="multilevel"/>
    <w:tmpl w:val="8A3C80F0"/>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
      <w:lvlJc w:val="left"/>
      <w:pPr>
        <w:ind w:left="1620" w:hanging="54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767723"/>
    <w:multiLevelType w:val="multilevel"/>
    <w:tmpl w:val="6660035C"/>
    <w:lvl w:ilvl="0">
      <w:start w:val="1"/>
      <w:numFmt w:val="decimal"/>
      <w:lvlText w:val="%1"/>
      <w:lvlJc w:val="left"/>
      <w:pPr>
        <w:ind w:left="1069" w:hanging="360"/>
      </w:pPr>
      <w:rPr>
        <w:rFonts w:hint="default"/>
      </w:rPr>
    </w:lvl>
    <w:lvl w:ilvl="1">
      <w:start w:val="1"/>
      <w:numFmt w:val="decimal"/>
      <w:isLgl/>
      <w:lvlText w:val="%1.%2"/>
      <w:lvlJc w:val="left"/>
      <w:pPr>
        <w:ind w:left="1412" w:hanging="420"/>
      </w:pPr>
      <w:rPr>
        <w:rFonts w:hint="default"/>
      </w:rPr>
    </w:lvl>
    <w:lvl w:ilvl="2">
      <w:start w:val="1"/>
      <w:numFmt w:val="decimal"/>
      <w:isLgl/>
      <w:lvlText w:val="%1.%2.%3"/>
      <w:lvlJc w:val="left"/>
      <w:pPr>
        <w:ind w:left="1995" w:hanging="720"/>
      </w:pPr>
      <w:rPr>
        <w:rFonts w:hint="default"/>
      </w:rPr>
    </w:lvl>
    <w:lvl w:ilvl="3">
      <w:start w:val="1"/>
      <w:numFmt w:val="decimal"/>
      <w:isLgl/>
      <w:lvlText w:val="%1.%2.%3.%4"/>
      <w:lvlJc w:val="left"/>
      <w:pPr>
        <w:ind w:left="2638" w:hanging="1080"/>
      </w:pPr>
      <w:rPr>
        <w:rFonts w:hint="default"/>
      </w:rPr>
    </w:lvl>
    <w:lvl w:ilvl="4">
      <w:start w:val="1"/>
      <w:numFmt w:val="decimal"/>
      <w:isLgl/>
      <w:lvlText w:val="%1.%2.%3.%4.%5"/>
      <w:lvlJc w:val="left"/>
      <w:pPr>
        <w:ind w:left="2921" w:hanging="1080"/>
      </w:pPr>
      <w:rPr>
        <w:rFonts w:hint="default"/>
      </w:rPr>
    </w:lvl>
    <w:lvl w:ilvl="5">
      <w:start w:val="1"/>
      <w:numFmt w:val="decimal"/>
      <w:isLgl/>
      <w:lvlText w:val="%1.%2.%3.%4.%5.%6"/>
      <w:lvlJc w:val="left"/>
      <w:pPr>
        <w:ind w:left="3564" w:hanging="1440"/>
      </w:pPr>
      <w:rPr>
        <w:rFonts w:hint="default"/>
      </w:rPr>
    </w:lvl>
    <w:lvl w:ilvl="6">
      <w:start w:val="1"/>
      <w:numFmt w:val="decimal"/>
      <w:isLgl/>
      <w:lvlText w:val="%1.%2.%3.%4.%5.%6.%7"/>
      <w:lvlJc w:val="left"/>
      <w:pPr>
        <w:ind w:left="3847" w:hanging="1440"/>
      </w:pPr>
      <w:rPr>
        <w:rFonts w:hint="default"/>
      </w:rPr>
    </w:lvl>
    <w:lvl w:ilvl="7">
      <w:start w:val="1"/>
      <w:numFmt w:val="decimal"/>
      <w:isLgl/>
      <w:lvlText w:val="%1.%2.%3.%4.%5.%6.%7.%8"/>
      <w:lvlJc w:val="left"/>
      <w:pPr>
        <w:ind w:left="4490" w:hanging="1800"/>
      </w:pPr>
      <w:rPr>
        <w:rFonts w:hint="default"/>
      </w:rPr>
    </w:lvl>
    <w:lvl w:ilvl="8">
      <w:start w:val="1"/>
      <w:numFmt w:val="decimal"/>
      <w:isLgl/>
      <w:lvlText w:val="%1.%2.%3.%4.%5.%6.%7.%8.%9"/>
      <w:lvlJc w:val="left"/>
      <w:pPr>
        <w:ind w:left="5133" w:hanging="2160"/>
      </w:pPr>
      <w:rPr>
        <w:rFonts w:hint="default"/>
      </w:rPr>
    </w:lvl>
  </w:abstractNum>
  <w:abstractNum w:abstractNumId="14" w15:restartNumberingAfterBreak="0">
    <w:nsid w:val="22A84BD8"/>
    <w:multiLevelType w:val="multilevel"/>
    <w:tmpl w:val="B366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5E0FCE"/>
    <w:multiLevelType w:val="multilevel"/>
    <w:tmpl w:val="0786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68083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CF7C21"/>
    <w:multiLevelType w:val="hybridMultilevel"/>
    <w:tmpl w:val="E3B0919E"/>
    <w:lvl w:ilvl="0" w:tplc="53A8A448">
      <w:numFmt w:val="bullet"/>
      <w:lvlText w:val="–"/>
      <w:lvlJc w:val="left"/>
      <w:pPr>
        <w:ind w:left="927" w:hanging="360"/>
      </w:pPr>
      <w:rPr>
        <w:rFonts w:ascii="Times New Roman" w:eastAsiaTheme="minorHAnsi" w:hAnsi="Times New Roman" w:cs="Times New Roman" w:hint="default"/>
      </w:rPr>
    </w:lvl>
    <w:lvl w:ilvl="1" w:tplc="0419000F">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24C584C"/>
    <w:multiLevelType w:val="multilevel"/>
    <w:tmpl w:val="4014A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742F90"/>
    <w:multiLevelType w:val="multilevel"/>
    <w:tmpl w:val="524A5840"/>
    <w:styleLink w:val="a"/>
    <w:lvl w:ilvl="0">
      <w:start w:val="1"/>
      <w:numFmt w:val="decimal"/>
      <w:pStyle w:val="a0"/>
      <w:suff w:val="space"/>
      <w:lvlText w:val="%1"/>
      <w:lvlJc w:val="left"/>
      <w:pPr>
        <w:ind w:left="0" w:firstLine="992"/>
      </w:pPr>
      <w:rPr>
        <w:rFonts w:hint="default"/>
        <w:color w:val="auto"/>
      </w:rPr>
    </w:lvl>
    <w:lvl w:ilvl="1">
      <w:start w:val="1"/>
      <w:numFmt w:val="decimal"/>
      <w:pStyle w:val="a1"/>
      <w:suff w:val="space"/>
      <w:lvlText w:val="%1.%2"/>
      <w:lvlJc w:val="left"/>
      <w:pPr>
        <w:ind w:left="0" w:firstLine="992"/>
      </w:pPr>
      <w:rPr>
        <w:rFonts w:hint="default"/>
        <w:color w:val="auto"/>
      </w:rPr>
    </w:lvl>
    <w:lvl w:ilvl="2">
      <w:start w:val="1"/>
      <w:numFmt w:val="decimal"/>
      <w:pStyle w:val="a2"/>
      <w:suff w:val="space"/>
      <w:lvlText w:val="%1.%2.%3"/>
      <w:lvlJc w:val="left"/>
      <w:pPr>
        <w:ind w:left="143" w:firstLine="992"/>
      </w:pPr>
      <w:rPr>
        <w:rFonts w:hint="default"/>
        <w:b/>
        <w:color w:val="auto"/>
      </w:rPr>
    </w:lvl>
    <w:lvl w:ilvl="3">
      <w:start w:val="1"/>
      <w:numFmt w:val="decimal"/>
      <w:lvlRestart w:val="1"/>
      <w:suff w:val="space"/>
      <w:lvlText w:val="Рисунок %1.%4 –"/>
      <w:lvlJc w:val="left"/>
      <w:pPr>
        <w:ind w:left="0" w:firstLine="0"/>
      </w:pPr>
      <w:rPr>
        <w:rFonts w:hint="default"/>
        <w:color w:val="auto"/>
      </w:rPr>
    </w:lvl>
    <w:lvl w:ilvl="4">
      <w:start w:val="1"/>
      <w:numFmt w:val="decimal"/>
      <w:lvlRestart w:val="1"/>
      <w:pStyle w:val="a3"/>
      <w:suff w:val="space"/>
      <w:lvlText w:val="Таблица %1.%5 –"/>
      <w:lvlJc w:val="left"/>
      <w:pPr>
        <w:ind w:left="0" w:firstLine="0"/>
      </w:pPr>
      <w:rPr>
        <w:rFonts w:hint="default"/>
        <w:color w:val="auto"/>
      </w:rPr>
    </w:lvl>
    <w:lvl w:ilvl="5">
      <w:start w:val="1"/>
      <w:numFmt w:val="none"/>
      <w:lvlRestart w:val="0"/>
      <w:pStyle w:val="a4"/>
      <w:suff w:val="nothing"/>
      <w:lvlText w:val="Продолжение таблицы %1.%5"/>
      <w:lvlJc w:val="left"/>
      <w:pPr>
        <w:ind w:left="0" w:firstLine="0"/>
      </w:pPr>
      <w:rPr>
        <w:rFonts w:hint="default"/>
        <w:color w:val="auto"/>
      </w:rPr>
    </w:lvl>
    <w:lvl w:ilvl="6">
      <w:start w:val="1"/>
      <w:numFmt w:val="decimal"/>
      <w:lvlRestart w:val="1"/>
      <w:pStyle w:val="a5"/>
      <w:suff w:val="nothing"/>
      <w:lvlText w:val="(%1.%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15:restartNumberingAfterBreak="0">
    <w:nsid w:val="3F170623"/>
    <w:multiLevelType w:val="multilevel"/>
    <w:tmpl w:val="43EAE8B6"/>
    <w:lvl w:ilvl="0">
      <w:start w:val="1"/>
      <w:numFmt w:val="decimal"/>
      <w:lvlText w:val="%1."/>
      <w:lvlJc w:val="left"/>
      <w:pPr>
        <w:tabs>
          <w:tab w:val="num" w:pos="1636"/>
        </w:tabs>
        <w:ind w:left="1636" w:hanging="360"/>
      </w:pPr>
    </w:lvl>
    <w:lvl w:ilvl="1">
      <w:start w:val="1"/>
      <w:numFmt w:val="bullet"/>
      <w:lvlText w:val=""/>
      <w:lvlJc w:val="left"/>
      <w:pPr>
        <w:tabs>
          <w:tab w:val="num" w:pos="2356"/>
        </w:tabs>
        <w:ind w:left="2356" w:hanging="360"/>
      </w:pPr>
      <w:rPr>
        <w:rFonts w:ascii="Symbol" w:hAnsi="Symbol" w:hint="default"/>
        <w:sz w:val="20"/>
      </w:r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21" w15:restartNumberingAfterBreak="0">
    <w:nsid w:val="41645D1F"/>
    <w:multiLevelType w:val="hybridMultilevel"/>
    <w:tmpl w:val="7B4A5274"/>
    <w:lvl w:ilvl="0" w:tplc="6BD2D732">
      <w:start w:val="1"/>
      <w:numFmt w:val="bullet"/>
      <w:lvlText w:val="−"/>
      <w:lvlJc w:val="left"/>
      <w:pPr>
        <w:ind w:left="1514" w:hanging="360"/>
      </w:pPr>
      <w:rPr>
        <w:rFonts w:ascii="Times New Roman" w:hAnsi="Times New Roman" w:cs="Times New Roman" w:hint="default"/>
      </w:rPr>
    </w:lvl>
    <w:lvl w:ilvl="1" w:tplc="04190003">
      <w:start w:val="1"/>
      <w:numFmt w:val="bullet"/>
      <w:lvlText w:val="o"/>
      <w:lvlJc w:val="left"/>
      <w:pPr>
        <w:ind w:left="2234" w:hanging="360"/>
      </w:pPr>
      <w:rPr>
        <w:rFonts w:ascii="Courier New" w:hAnsi="Courier New" w:cs="Courier New" w:hint="default"/>
      </w:rPr>
    </w:lvl>
    <w:lvl w:ilvl="2" w:tplc="04190005">
      <w:start w:val="1"/>
      <w:numFmt w:val="bullet"/>
      <w:lvlText w:val=""/>
      <w:lvlJc w:val="left"/>
      <w:pPr>
        <w:ind w:left="2954" w:hanging="360"/>
      </w:pPr>
      <w:rPr>
        <w:rFonts w:ascii="Wingdings" w:hAnsi="Wingdings" w:hint="default"/>
      </w:rPr>
    </w:lvl>
    <w:lvl w:ilvl="3" w:tplc="04190001">
      <w:start w:val="1"/>
      <w:numFmt w:val="bullet"/>
      <w:lvlText w:val=""/>
      <w:lvlJc w:val="left"/>
      <w:pPr>
        <w:ind w:left="3674" w:hanging="360"/>
      </w:pPr>
      <w:rPr>
        <w:rFonts w:ascii="Symbol" w:hAnsi="Symbol" w:hint="default"/>
      </w:rPr>
    </w:lvl>
    <w:lvl w:ilvl="4" w:tplc="04190003">
      <w:start w:val="1"/>
      <w:numFmt w:val="bullet"/>
      <w:lvlText w:val="o"/>
      <w:lvlJc w:val="left"/>
      <w:pPr>
        <w:ind w:left="4394" w:hanging="360"/>
      </w:pPr>
      <w:rPr>
        <w:rFonts w:ascii="Courier New" w:hAnsi="Courier New" w:cs="Courier New" w:hint="default"/>
      </w:rPr>
    </w:lvl>
    <w:lvl w:ilvl="5" w:tplc="04190005">
      <w:start w:val="1"/>
      <w:numFmt w:val="bullet"/>
      <w:lvlText w:val=""/>
      <w:lvlJc w:val="left"/>
      <w:pPr>
        <w:ind w:left="5114" w:hanging="360"/>
      </w:pPr>
      <w:rPr>
        <w:rFonts w:ascii="Wingdings" w:hAnsi="Wingdings" w:hint="default"/>
      </w:rPr>
    </w:lvl>
    <w:lvl w:ilvl="6" w:tplc="04190001">
      <w:start w:val="1"/>
      <w:numFmt w:val="bullet"/>
      <w:lvlText w:val=""/>
      <w:lvlJc w:val="left"/>
      <w:pPr>
        <w:ind w:left="5834" w:hanging="360"/>
      </w:pPr>
      <w:rPr>
        <w:rFonts w:ascii="Symbol" w:hAnsi="Symbol" w:hint="default"/>
      </w:rPr>
    </w:lvl>
    <w:lvl w:ilvl="7" w:tplc="04190003">
      <w:start w:val="1"/>
      <w:numFmt w:val="bullet"/>
      <w:lvlText w:val="o"/>
      <w:lvlJc w:val="left"/>
      <w:pPr>
        <w:ind w:left="6554" w:hanging="360"/>
      </w:pPr>
      <w:rPr>
        <w:rFonts w:ascii="Courier New" w:hAnsi="Courier New" w:cs="Courier New" w:hint="default"/>
      </w:rPr>
    </w:lvl>
    <w:lvl w:ilvl="8" w:tplc="04190005">
      <w:start w:val="1"/>
      <w:numFmt w:val="bullet"/>
      <w:lvlText w:val=""/>
      <w:lvlJc w:val="left"/>
      <w:pPr>
        <w:ind w:left="7274" w:hanging="360"/>
      </w:pPr>
      <w:rPr>
        <w:rFonts w:ascii="Wingdings" w:hAnsi="Wingdings" w:hint="default"/>
      </w:rPr>
    </w:lvl>
  </w:abstractNum>
  <w:abstractNum w:abstractNumId="22" w15:restartNumberingAfterBreak="0">
    <w:nsid w:val="4464762F"/>
    <w:multiLevelType w:val="multilevel"/>
    <w:tmpl w:val="61BCE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3309E3"/>
    <w:multiLevelType w:val="multilevel"/>
    <w:tmpl w:val="12AA5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E61E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85119BE"/>
    <w:multiLevelType w:val="multilevel"/>
    <w:tmpl w:val="7062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C57B59"/>
    <w:multiLevelType w:val="multilevel"/>
    <w:tmpl w:val="A5401C6C"/>
    <w:lvl w:ilvl="0">
      <w:numFmt w:val="bullet"/>
      <w:lvlText w:val="–"/>
      <w:lvlJc w:val="left"/>
      <w:pPr>
        <w:tabs>
          <w:tab w:val="num" w:pos="720"/>
        </w:tabs>
        <w:ind w:left="720" w:hanging="360"/>
      </w:pPr>
      <w:rPr>
        <w:rFonts w:ascii="Times New Roman" w:eastAsiaTheme="minorHAnsi" w:hAnsi="Times New Roman" w:cs="Times New Roman"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CD44D2"/>
    <w:multiLevelType w:val="multilevel"/>
    <w:tmpl w:val="E0B88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0614E5C"/>
    <w:multiLevelType w:val="hybridMultilevel"/>
    <w:tmpl w:val="1A64D7D6"/>
    <w:lvl w:ilvl="0" w:tplc="18328AEC">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57F33FD7"/>
    <w:multiLevelType w:val="multilevel"/>
    <w:tmpl w:val="AB566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4F24CD"/>
    <w:multiLevelType w:val="multilevel"/>
    <w:tmpl w:val="0A0A7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23695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6756606"/>
    <w:multiLevelType w:val="multilevel"/>
    <w:tmpl w:val="7DF6A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287FE4"/>
    <w:multiLevelType w:val="multilevel"/>
    <w:tmpl w:val="26969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284363"/>
    <w:multiLevelType w:val="multilevel"/>
    <w:tmpl w:val="D2B2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9C05C5"/>
    <w:multiLevelType w:val="multilevel"/>
    <w:tmpl w:val="653AEB2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0F405E2"/>
    <w:multiLevelType w:val="multilevel"/>
    <w:tmpl w:val="AB36A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9369B0"/>
    <w:multiLevelType w:val="hybridMultilevel"/>
    <w:tmpl w:val="B128E734"/>
    <w:lvl w:ilvl="0" w:tplc="106C704C">
      <w:start w:val="1"/>
      <w:numFmt w:val="decimal"/>
      <w:lvlText w:val="%1."/>
      <w:lvlJc w:val="left"/>
      <w:pPr>
        <w:ind w:left="1452" w:hanging="88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722A761B"/>
    <w:multiLevelType w:val="multilevel"/>
    <w:tmpl w:val="51F8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1B56D3"/>
    <w:multiLevelType w:val="multilevel"/>
    <w:tmpl w:val="3DE26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3523E2"/>
    <w:multiLevelType w:val="multilevel"/>
    <w:tmpl w:val="8EB427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812E7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A0A3607"/>
    <w:multiLevelType w:val="multilevel"/>
    <w:tmpl w:val="AD6A5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7A457A"/>
    <w:multiLevelType w:val="hybridMultilevel"/>
    <w:tmpl w:val="4BC091C6"/>
    <w:lvl w:ilvl="0" w:tplc="F3465EF2">
      <w:start w:val="1"/>
      <w:numFmt w:val="decimal"/>
      <w:lvlText w:val="[%1]"/>
      <w:lvlJc w:val="left"/>
      <w:pPr>
        <w:ind w:left="1212" w:hanging="360"/>
      </w:pPr>
      <w:rPr>
        <w:rFonts w:ascii="Times New Roman" w:hAnsi="Times New Roman" w:cs="Times New Roman" w:hint="default"/>
        <w:b w:val="0"/>
        <w:sz w:val="28"/>
        <w:szCs w:val="28"/>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44" w15:restartNumberingAfterBreak="0">
    <w:nsid w:val="7DEC08A6"/>
    <w:multiLevelType w:val="hybridMultilevel"/>
    <w:tmpl w:val="EA78A744"/>
    <w:lvl w:ilvl="0" w:tplc="0419000F">
      <w:start w:val="1"/>
      <w:numFmt w:val="decimal"/>
      <w:lvlText w:val="%1."/>
      <w:lvlJc w:val="left"/>
      <w:pPr>
        <w:ind w:left="1496" w:hanging="360"/>
      </w:p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num w:numId="1">
    <w:abstractNumId w:val="17"/>
  </w:num>
  <w:num w:numId="2">
    <w:abstractNumId w:val="21"/>
  </w:num>
  <w:num w:numId="3">
    <w:abstractNumId w:val="44"/>
  </w:num>
  <w:num w:numId="4">
    <w:abstractNumId w:val="31"/>
  </w:num>
  <w:num w:numId="5">
    <w:abstractNumId w:val="16"/>
  </w:num>
  <w:num w:numId="6">
    <w:abstractNumId w:val="35"/>
  </w:num>
  <w:num w:numId="7">
    <w:abstractNumId w:val="40"/>
  </w:num>
  <w:num w:numId="8">
    <w:abstractNumId w:val="27"/>
  </w:num>
  <w:num w:numId="9">
    <w:abstractNumId w:val="9"/>
  </w:num>
  <w:num w:numId="10">
    <w:abstractNumId w:val="20"/>
  </w:num>
  <w:num w:numId="11">
    <w:abstractNumId w:val="4"/>
  </w:num>
  <w:num w:numId="12">
    <w:abstractNumId w:val="8"/>
  </w:num>
  <w:num w:numId="13">
    <w:abstractNumId w:val="37"/>
  </w:num>
  <w:num w:numId="14">
    <w:abstractNumId w:val="24"/>
  </w:num>
  <w:num w:numId="15">
    <w:abstractNumId w:val="22"/>
  </w:num>
  <w:num w:numId="16">
    <w:abstractNumId w:val="34"/>
  </w:num>
  <w:num w:numId="17">
    <w:abstractNumId w:val="12"/>
  </w:num>
  <w:num w:numId="18">
    <w:abstractNumId w:val="24"/>
  </w:num>
  <w:num w:numId="19">
    <w:abstractNumId w:val="28"/>
  </w:num>
  <w:num w:numId="20">
    <w:abstractNumId w:val="29"/>
  </w:num>
  <w:num w:numId="21">
    <w:abstractNumId w:val="32"/>
  </w:num>
  <w:num w:numId="22">
    <w:abstractNumId w:val="39"/>
  </w:num>
  <w:num w:numId="23">
    <w:abstractNumId w:val="25"/>
  </w:num>
  <w:num w:numId="24">
    <w:abstractNumId w:val="23"/>
  </w:num>
  <w:num w:numId="25">
    <w:abstractNumId w:val="38"/>
  </w:num>
  <w:num w:numId="26">
    <w:abstractNumId w:val="7"/>
  </w:num>
  <w:num w:numId="27">
    <w:abstractNumId w:val="42"/>
  </w:num>
  <w:num w:numId="28">
    <w:abstractNumId w:val="14"/>
  </w:num>
  <w:num w:numId="29">
    <w:abstractNumId w:val="2"/>
  </w:num>
  <w:num w:numId="30">
    <w:abstractNumId w:val="41"/>
  </w:num>
  <w:num w:numId="31">
    <w:abstractNumId w:val="6"/>
  </w:num>
  <w:num w:numId="32">
    <w:abstractNumId w:val="11"/>
  </w:num>
  <w:num w:numId="33">
    <w:abstractNumId w:val="10"/>
  </w:num>
  <w:num w:numId="34">
    <w:abstractNumId w:val="26"/>
  </w:num>
  <w:num w:numId="35">
    <w:abstractNumId w:val="0"/>
  </w:num>
  <w:num w:numId="36">
    <w:abstractNumId w:val="19"/>
    <w:lvlOverride w:ilvl="0">
      <w:lvl w:ilvl="0">
        <w:start w:val="1"/>
        <w:numFmt w:val="decimal"/>
        <w:pStyle w:val="a0"/>
        <w:lvlText w:val="3.%1"/>
        <w:lvlJc w:val="left"/>
        <w:pPr>
          <w:ind w:left="810" w:hanging="360"/>
        </w:pPr>
        <w:rPr>
          <w:rFonts w:hint="default"/>
        </w:rPr>
      </w:lvl>
    </w:lvlOverride>
    <w:lvlOverride w:ilvl="1">
      <w:lvl w:ilvl="1">
        <w:start w:val="1"/>
        <w:numFmt w:val="lowerLetter"/>
        <w:pStyle w:val="a1"/>
        <w:lvlText w:val="%2."/>
        <w:lvlJc w:val="left"/>
        <w:pPr>
          <w:ind w:left="1530" w:hanging="360"/>
        </w:pPr>
      </w:lvl>
    </w:lvlOverride>
    <w:lvlOverride w:ilvl="2">
      <w:lvl w:ilvl="2">
        <w:start w:val="1"/>
        <w:numFmt w:val="lowerRoman"/>
        <w:pStyle w:val="a2"/>
        <w:lvlText w:val="%3."/>
        <w:lvlJc w:val="right"/>
        <w:pPr>
          <w:ind w:left="2023" w:hanging="180"/>
        </w:pPr>
      </w:lvl>
    </w:lvlOverride>
    <w:lvlOverride w:ilvl="3">
      <w:lvl w:ilvl="3" w:tentative="1">
        <w:start w:val="1"/>
        <w:numFmt w:val="decimal"/>
        <w:lvlText w:val="%4."/>
        <w:lvlJc w:val="left"/>
        <w:pPr>
          <w:ind w:left="2970" w:hanging="360"/>
        </w:pPr>
      </w:lvl>
    </w:lvlOverride>
    <w:lvlOverride w:ilvl="4">
      <w:lvl w:ilvl="4" w:tentative="1">
        <w:start w:val="1"/>
        <w:numFmt w:val="lowerLetter"/>
        <w:pStyle w:val="a3"/>
        <w:lvlText w:val="%5."/>
        <w:lvlJc w:val="left"/>
        <w:pPr>
          <w:ind w:left="3690" w:hanging="360"/>
        </w:pPr>
      </w:lvl>
    </w:lvlOverride>
    <w:lvlOverride w:ilvl="5">
      <w:lvl w:ilvl="5" w:tentative="1">
        <w:start w:val="1"/>
        <w:numFmt w:val="lowerRoman"/>
        <w:pStyle w:val="a4"/>
        <w:lvlText w:val="%6."/>
        <w:lvlJc w:val="right"/>
        <w:pPr>
          <w:ind w:left="4410" w:hanging="180"/>
        </w:pPr>
      </w:lvl>
    </w:lvlOverride>
    <w:lvlOverride w:ilvl="6">
      <w:lvl w:ilvl="6" w:tentative="1">
        <w:start w:val="1"/>
        <w:numFmt w:val="decimal"/>
        <w:pStyle w:val="a5"/>
        <w:lvlText w:val="%7."/>
        <w:lvlJc w:val="left"/>
        <w:pPr>
          <w:ind w:left="5130" w:hanging="360"/>
        </w:pPr>
      </w:lvl>
    </w:lvlOverride>
    <w:lvlOverride w:ilvl="7">
      <w:lvl w:ilvl="7" w:tentative="1">
        <w:start w:val="1"/>
        <w:numFmt w:val="lowerLetter"/>
        <w:lvlText w:val="%8."/>
        <w:lvlJc w:val="left"/>
        <w:pPr>
          <w:ind w:left="5850" w:hanging="360"/>
        </w:pPr>
      </w:lvl>
    </w:lvlOverride>
    <w:lvlOverride w:ilvl="8">
      <w:lvl w:ilvl="8" w:tentative="1">
        <w:start w:val="1"/>
        <w:numFmt w:val="lowerRoman"/>
        <w:lvlText w:val="%9."/>
        <w:lvlJc w:val="right"/>
        <w:pPr>
          <w:ind w:left="6570" w:hanging="180"/>
        </w:pPr>
      </w:lvl>
    </w:lvlOverride>
  </w:num>
  <w:num w:numId="37">
    <w:abstractNumId w:val="19"/>
  </w:num>
  <w:num w:numId="38">
    <w:abstractNumId w:val="13"/>
  </w:num>
  <w:num w:numId="39">
    <w:abstractNumId w:val="43"/>
  </w:num>
  <w:num w:numId="40">
    <w:abstractNumId w:val="5"/>
  </w:num>
  <w:num w:numId="41">
    <w:abstractNumId w:val="1"/>
  </w:num>
  <w:num w:numId="42">
    <w:abstractNumId w:val="15"/>
  </w:num>
  <w:num w:numId="43">
    <w:abstractNumId w:val="30"/>
  </w:num>
  <w:num w:numId="44">
    <w:abstractNumId w:val="33"/>
  </w:num>
  <w:num w:numId="45">
    <w:abstractNumId w:val="18"/>
  </w:num>
  <w:num w:numId="46">
    <w:abstractNumId w:val="3"/>
  </w:num>
  <w:num w:numId="47">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Егор Красовский">
    <w15:presenceInfo w15:providerId="Windows Live" w15:userId="6170fcb0db259d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D88"/>
    <w:rsid w:val="00035E50"/>
    <w:rsid w:val="00037EFE"/>
    <w:rsid w:val="000521DE"/>
    <w:rsid w:val="00072923"/>
    <w:rsid w:val="00090B1D"/>
    <w:rsid w:val="00092664"/>
    <w:rsid w:val="000E7079"/>
    <w:rsid w:val="000F2DB3"/>
    <w:rsid w:val="000F6B61"/>
    <w:rsid w:val="00103FA5"/>
    <w:rsid w:val="0013218B"/>
    <w:rsid w:val="001462A0"/>
    <w:rsid w:val="00147D08"/>
    <w:rsid w:val="0015103A"/>
    <w:rsid w:val="00153CE7"/>
    <w:rsid w:val="001822DE"/>
    <w:rsid w:val="00185377"/>
    <w:rsid w:val="001E1693"/>
    <w:rsid w:val="001F2587"/>
    <w:rsid w:val="00200810"/>
    <w:rsid w:val="00227A30"/>
    <w:rsid w:val="00246909"/>
    <w:rsid w:val="00261D84"/>
    <w:rsid w:val="00264F85"/>
    <w:rsid w:val="00273ACE"/>
    <w:rsid w:val="00280D5B"/>
    <w:rsid w:val="00285421"/>
    <w:rsid w:val="00296D7E"/>
    <w:rsid w:val="002D48E2"/>
    <w:rsid w:val="002E04B4"/>
    <w:rsid w:val="002E526B"/>
    <w:rsid w:val="002F2647"/>
    <w:rsid w:val="003018A9"/>
    <w:rsid w:val="0032632D"/>
    <w:rsid w:val="00335499"/>
    <w:rsid w:val="00370819"/>
    <w:rsid w:val="00373362"/>
    <w:rsid w:val="00374F68"/>
    <w:rsid w:val="00391279"/>
    <w:rsid w:val="003A01FF"/>
    <w:rsid w:val="003A0857"/>
    <w:rsid w:val="00446ECD"/>
    <w:rsid w:val="00447CD8"/>
    <w:rsid w:val="004D7099"/>
    <w:rsid w:val="004F1888"/>
    <w:rsid w:val="004F1BF9"/>
    <w:rsid w:val="004F7339"/>
    <w:rsid w:val="00503F39"/>
    <w:rsid w:val="00555670"/>
    <w:rsid w:val="00584688"/>
    <w:rsid w:val="005B372F"/>
    <w:rsid w:val="005D4C96"/>
    <w:rsid w:val="005E34EE"/>
    <w:rsid w:val="00652D35"/>
    <w:rsid w:val="00695DDE"/>
    <w:rsid w:val="006C51F1"/>
    <w:rsid w:val="006F2A30"/>
    <w:rsid w:val="00710566"/>
    <w:rsid w:val="00747692"/>
    <w:rsid w:val="0074785D"/>
    <w:rsid w:val="007722CE"/>
    <w:rsid w:val="007B530E"/>
    <w:rsid w:val="007E0A0C"/>
    <w:rsid w:val="0082410B"/>
    <w:rsid w:val="00841C30"/>
    <w:rsid w:val="00895A57"/>
    <w:rsid w:val="008C470F"/>
    <w:rsid w:val="00901DBC"/>
    <w:rsid w:val="00904438"/>
    <w:rsid w:val="0092219B"/>
    <w:rsid w:val="0095401B"/>
    <w:rsid w:val="009667E4"/>
    <w:rsid w:val="009838D2"/>
    <w:rsid w:val="00983EBE"/>
    <w:rsid w:val="00986291"/>
    <w:rsid w:val="009B7E6C"/>
    <w:rsid w:val="009D12D0"/>
    <w:rsid w:val="009D6ED0"/>
    <w:rsid w:val="00A1504B"/>
    <w:rsid w:val="00A85700"/>
    <w:rsid w:val="00AA59F4"/>
    <w:rsid w:val="00AE64D8"/>
    <w:rsid w:val="00AF66C3"/>
    <w:rsid w:val="00AF6BCB"/>
    <w:rsid w:val="00B1214B"/>
    <w:rsid w:val="00B27514"/>
    <w:rsid w:val="00B4211B"/>
    <w:rsid w:val="00B556E4"/>
    <w:rsid w:val="00B74D71"/>
    <w:rsid w:val="00B76435"/>
    <w:rsid w:val="00B87A86"/>
    <w:rsid w:val="00B92414"/>
    <w:rsid w:val="00BB7285"/>
    <w:rsid w:val="00C01EF4"/>
    <w:rsid w:val="00C30990"/>
    <w:rsid w:val="00C423AC"/>
    <w:rsid w:val="00C447C5"/>
    <w:rsid w:val="00C678EC"/>
    <w:rsid w:val="00C70756"/>
    <w:rsid w:val="00CA09A3"/>
    <w:rsid w:val="00CB4A17"/>
    <w:rsid w:val="00CF5CF7"/>
    <w:rsid w:val="00D52C30"/>
    <w:rsid w:val="00D82F7C"/>
    <w:rsid w:val="00DA634E"/>
    <w:rsid w:val="00DD4E8C"/>
    <w:rsid w:val="00DE7D65"/>
    <w:rsid w:val="00E05366"/>
    <w:rsid w:val="00E43EC7"/>
    <w:rsid w:val="00E53CBC"/>
    <w:rsid w:val="00E91E10"/>
    <w:rsid w:val="00ED779F"/>
    <w:rsid w:val="00EF010E"/>
    <w:rsid w:val="00EF4DC4"/>
    <w:rsid w:val="00F41986"/>
    <w:rsid w:val="00F836D5"/>
    <w:rsid w:val="00FA06F9"/>
    <w:rsid w:val="00FA0D88"/>
    <w:rsid w:val="00FB08A3"/>
    <w:rsid w:val="00FC54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C70D8"/>
  <w15:chartTrackingRefBased/>
  <w15:docId w15:val="{06C8F69F-D341-468A-B8AF-5F0ECAD70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74785D"/>
    <w:pPr>
      <w:spacing w:after="200" w:line="276" w:lineRule="auto"/>
    </w:pPr>
  </w:style>
  <w:style w:type="paragraph" w:styleId="1">
    <w:name w:val="heading 1"/>
    <w:basedOn w:val="a6"/>
    <w:next w:val="a6"/>
    <w:link w:val="10"/>
    <w:qFormat/>
    <w:rsid w:val="0074785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6"/>
    <w:next w:val="a6"/>
    <w:link w:val="20"/>
    <w:uiPriority w:val="9"/>
    <w:unhideWhenUsed/>
    <w:qFormat/>
    <w:rsid w:val="00695D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6"/>
    <w:next w:val="a6"/>
    <w:link w:val="30"/>
    <w:uiPriority w:val="9"/>
    <w:semiHidden/>
    <w:unhideWhenUsed/>
    <w:qFormat/>
    <w:rsid w:val="00B121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6"/>
    <w:next w:val="a6"/>
    <w:link w:val="40"/>
    <w:uiPriority w:val="9"/>
    <w:unhideWhenUsed/>
    <w:qFormat/>
    <w:rsid w:val="005846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Заголовок 1 Знак"/>
    <w:basedOn w:val="a7"/>
    <w:link w:val="1"/>
    <w:rsid w:val="0074785D"/>
    <w:rPr>
      <w:rFonts w:asciiTheme="majorHAnsi" w:eastAsiaTheme="majorEastAsia" w:hAnsiTheme="majorHAnsi" w:cstheme="majorBidi"/>
      <w:b/>
      <w:bCs/>
      <w:color w:val="2F5496" w:themeColor="accent1" w:themeShade="BF"/>
      <w:sz w:val="28"/>
      <w:szCs w:val="28"/>
    </w:rPr>
  </w:style>
  <w:style w:type="paragraph" w:styleId="aa">
    <w:name w:val="List Paragraph"/>
    <w:aliases w:val="Heading 2 custom,Bullet List,FooterText,numbered,Абзац маркированнный,пппппппп"/>
    <w:basedOn w:val="a6"/>
    <w:link w:val="ab"/>
    <w:uiPriority w:val="34"/>
    <w:qFormat/>
    <w:rsid w:val="0074785D"/>
    <w:pPr>
      <w:ind w:left="720"/>
      <w:contextualSpacing/>
    </w:pPr>
  </w:style>
  <w:style w:type="character" w:styleId="ac">
    <w:name w:val="Strong"/>
    <w:basedOn w:val="a7"/>
    <w:uiPriority w:val="22"/>
    <w:qFormat/>
    <w:rsid w:val="0074785D"/>
    <w:rPr>
      <w:b/>
      <w:bCs/>
    </w:rPr>
  </w:style>
  <w:style w:type="paragraph" w:styleId="ad">
    <w:name w:val="Title"/>
    <w:basedOn w:val="a6"/>
    <w:link w:val="ae"/>
    <w:uiPriority w:val="10"/>
    <w:qFormat/>
    <w:rsid w:val="0074785D"/>
    <w:pPr>
      <w:spacing w:after="0" w:line="288" w:lineRule="auto"/>
      <w:jc w:val="center"/>
    </w:pPr>
    <w:rPr>
      <w:rFonts w:ascii="Arial" w:eastAsia="Times New Roman" w:hAnsi="Arial" w:cs="Times New Roman"/>
      <w:b/>
      <w:sz w:val="38"/>
      <w:szCs w:val="20"/>
      <w:lang w:eastAsia="ru-RU"/>
    </w:rPr>
  </w:style>
  <w:style w:type="character" w:customStyle="1" w:styleId="ae">
    <w:name w:val="Заголовок Знак"/>
    <w:basedOn w:val="a7"/>
    <w:link w:val="ad"/>
    <w:uiPriority w:val="10"/>
    <w:rsid w:val="0074785D"/>
    <w:rPr>
      <w:rFonts w:ascii="Arial" w:eastAsia="Times New Roman" w:hAnsi="Arial" w:cs="Times New Roman"/>
      <w:b/>
      <w:sz w:val="38"/>
      <w:szCs w:val="20"/>
      <w:lang w:eastAsia="ru-RU"/>
    </w:rPr>
  </w:style>
  <w:style w:type="paragraph" w:customStyle="1" w:styleId="af">
    <w:name w:val="!Текст"/>
    <w:basedOn w:val="a6"/>
    <w:link w:val="af0"/>
    <w:qFormat/>
    <w:rsid w:val="0074785D"/>
    <w:pPr>
      <w:spacing w:after="0"/>
      <w:ind w:firstLine="709"/>
      <w:jc w:val="both"/>
    </w:pPr>
    <w:rPr>
      <w:rFonts w:ascii="Times New Roman" w:eastAsia="Times New Roman" w:hAnsi="Times New Roman" w:cs="Times New Roman"/>
      <w:sz w:val="28"/>
      <w:szCs w:val="24"/>
      <w:lang w:eastAsia="ru-RU"/>
    </w:rPr>
  </w:style>
  <w:style w:type="character" w:customStyle="1" w:styleId="af0">
    <w:name w:val="!Текст Знак"/>
    <w:link w:val="af"/>
    <w:rsid w:val="0074785D"/>
    <w:rPr>
      <w:rFonts w:ascii="Times New Roman" w:eastAsia="Times New Roman" w:hAnsi="Times New Roman" w:cs="Times New Roman"/>
      <w:sz w:val="28"/>
      <w:szCs w:val="24"/>
      <w:lang w:eastAsia="ru-RU"/>
    </w:rPr>
  </w:style>
  <w:style w:type="character" w:customStyle="1" w:styleId="ab">
    <w:name w:val="Абзац списка Знак"/>
    <w:aliases w:val="Heading 2 custom Знак,Bullet List Знак,FooterText Знак,numbered Знак,Абзац маркированнный Знак,пппппппп Знак"/>
    <w:basedOn w:val="a7"/>
    <w:link w:val="aa"/>
    <w:uiPriority w:val="34"/>
    <w:qFormat/>
    <w:rsid w:val="0074785D"/>
  </w:style>
  <w:style w:type="character" w:customStyle="1" w:styleId="keyword">
    <w:name w:val="keyword"/>
    <w:basedOn w:val="a7"/>
    <w:rsid w:val="00037EFE"/>
  </w:style>
  <w:style w:type="character" w:customStyle="1" w:styleId="apple-converted-space">
    <w:name w:val="apple-converted-space"/>
    <w:basedOn w:val="a7"/>
    <w:rsid w:val="00B92414"/>
  </w:style>
  <w:style w:type="paragraph" w:styleId="af1">
    <w:name w:val="TOC Heading"/>
    <w:basedOn w:val="1"/>
    <w:next w:val="a6"/>
    <w:uiPriority w:val="39"/>
    <w:unhideWhenUsed/>
    <w:qFormat/>
    <w:rsid w:val="0095401B"/>
    <w:pPr>
      <w:spacing w:before="240" w:line="259" w:lineRule="auto"/>
      <w:outlineLvl w:val="9"/>
    </w:pPr>
    <w:rPr>
      <w:b w:val="0"/>
      <w:bCs w:val="0"/>
      <w:sz w:val="32"/>
      <w:szCs w:val="32"/>
      <w:lang w:eastAsia="ru-RU"/>
    </w:rPr>
  </w:style>
  <w:style w:type="paragraph" w:styleId="11">
    <w:name w:val="toc 1"/>
    <w:basedOn w:val="a6"/>
    <w:next w:val="a6"/>
    <w:autoRedefine/>
    <w:uiPriority w:val="39"/>
    <w:unhideWhenUsed/>
    <w:rsid w:val="0095401B"/>
    <w:pPr>
      <w:spacing w:after="100"/>
    </w:pPr>
  </w:style>
  <w:style w:type="character" w:styleId="af2">
    <w:name w:val="Hyperlink"/>
    <w:basedOn w:val="a7"/>
    <w:uiPriority w:val="99"/>
    <w:unhideWhenUsed/>
    <w:rsid w:val="0095401B"/>
    <w:rPr>
      <w:color w:val="0563C1" w:themeColor="hyperlink"/>
      <w:u w:val="single"/>
    </w:rPr>
  </w:style>
  <w:style w:type="character" w:customStyle="1" w:styleId="20">
    <w:name w:val="Заголовок 2 Знак"/>
    <w:basedOn w:val="a7"/>
    <w:link w:val="2"/>
    <w:uiPriority w:val="9"/>
    <w:rsid w:val="00695DDE"/>
    <w:rPr>
      <w:rFonts w:asciiTheme="majorHAnsi" w:eastAsiaTheme="majorEastAsia" w:hAnsiTheme="majorHAnsi" w:cstheme="majorBidi"/>
      <w:color w:val="2F5496" w:themeColor="accent1" w:themeShade="BF"/>
      <w:sz w:val="26"/>
      <w:szCs w:val="26"/>
    </w:rPr>
  </w:style>
  <w:style w:type="paragraph" w:styleId="af3">
    <w:name w:val="Normal (Web)"/>
    <w:basedOn w:val="a6"/>
    <w:uiPriority w:val="99"/>
    <w:unhideWhenUsed/>
    <w:rsid w:val="00E53C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4">
    <w:name w:val="FollowedHyperlink"/>
    <w:basedOn w:val="a7"/>
    <w:uiPriority w:val="99"/>
    <w:semiHidden/>
    <w:unhideWhenUsed/>
    <w:rsid w:val="00AE64D8"/>
    <w:rPr>
      <w:color w:val="954F72" w:themeColor="followedHyperlink"/>
      <w:u w:val="single"/>
    </w:rPr>
  </w:style>
  <w:style w:type="paragraph" w:customStyle="1" w:styleId="big">
    <w:name w:val="_big"/>
    <w:basedOn w:val="a6"/>
    <w:rsid w:val="00B1214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7"/>
    <w:link w:val="3"/>
    <w:uiPriority w:val="9"/>
    <w:semiHidden/>
    <w:rsid w:val="00B1214B"/>
    <w:rPr>
      <w:rFonts w:asciiTheme="majorHAnsi" w:eastAsiaTheme="majorEastAsia" w:hAnsiTheme="majorHAnsi" w:cstheme="majorBidi"/>
      <w:color w:val="1F3763" w:themeColor="accent1" w:themeShade="7F"/>
      <w:sz w:val="24"/>
      <w:szCs w:val="24"/>
    </w:rPr>
  </w:style>
  <w:style w:type="character" w:customStyle="1" w:styleId="txt">
    <w:name w:val="txt"/>
    <w:basedOn w:val="a7"/>
    <w:rsid w:val="00B1214B"/>
  </w:style>
  <w:style w:type="paragraph" w:styleId="21">
    <w:name w:val="toc 2"/>
    <w:basedOn w:val="a6"/>
    <w:next w:val="a6"/>
    <w:autoRedefine/>
    <w:uiPriority w:val="39"/>
    <w:unhideWhenUsed/>
    <w:rsid w:val="001E1693"/>
    <w:pPr>
      <w:spacing w:after="100"/>
      <w:ind w:left="220"/>
    </w:pPr>
  </w:style>
  <w:style w:type="table" w:styleId="af5">
    <w:name w:val="Table Grid"/>
    <w:basedOn w:val="a8"/>
    <w:uiPriority w:val="39"/>
    <w:rsid w:val="00901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a8"/>
    <w:uiPriority w:val="42"/>
    <w:rsid w:val="00273ACE"/>
    <w:pPr>
      <w:spacing w:after="0" w:line="240" w:lineRule="auto"/>
    </w:pPr>
    <w:rPr>
      <w:rFonts w:eastAsiaTheme="minorEastAsia"/>
      <w:lang w:eastAsia="ru-RU"/>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6">
    <w:name w:val="Balloon Text"/>
    <w:basedOn w:val="a6"/>
    <w:link w:val="af7"/>
    <w:uiPriority w:val="99"/>
    <w:semiHidden/>
    <w:unhideWhenUsed/>
    <w:rsid w:val="009D6ED0"/>
    <w:pPr>
      <w:spacing w:after="0" w:line="240" w:lineRule="auto"/>
    </w:pPr>
    <w:rPr>
      <w:rFonts w:ascii="Segoe UI" w:hAnsi="Segoe UI" w:cs="Segoe UI"/>
      <w:sz w:val="18"/>
      <w:szCs w:val="18"/>
    </w:rPr>
  </w:style>
  <w:style w:type="character" w:customStyle="1" w:styleId="af7">
    <w:name w:val="Текст выноски Знак"/>
    <w:basedOn w:val="a7"/>
    <w:link w:val="af6"/>
    <w:uiPriority w:val="99"/>
    <w:semiHidden/>
    <w:rsid w:val="009D6ED0"/>
    <w:rPr>
      <w:rFonts w:ascii="Segoe UI" w:hAnsi="Segoe UI" w:cs="Segoe UI"/>
      <w:sz w:val="18"/>
      <w:szCs w:val="18"/>
    </w:rPr>
  </w:style>
  <w:style w:type="paragraph" w:customStyle="1" w:styleId="article-renderblock">
    <w:name w:val="article-render__block"/>
    <w:basedOn w:val="a6"/>
    <w:rsid w:val="00AF66C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7"/>
    <w:link w:val="4"/>
    <w:uiPriority w:val="9"/>
    <w:rsid w:val="00584688"/>
    <w:rPr>
      <w:rFonts w:asciiTheme="majorHAnsi" w:eastAsiaTheme="majorEastAsia" w:hAnsiTheme="majorHAnsi" w:cstheme="majorBidi"/>
      <w:i/>
      <w:iCs/>
      <w:color w:val="2F5496" w:themeColor="accent1" w:themeShade="BF"/>
    </w:rPr>
  </w:style>
  <w:style w:type="paragraph" w:styleId="HTML">
    <w:name w:val="HTML Preformatted"/>
    <w:basedOn w:val="a6"/>
    <w:link w:val="HTML0"/>
    <w:uiPriority w:val="99"/>
    <w:semiHidden/>
    <w:unhideWhenUsed/>
    <w:rsid w:val="00584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7"/>
    <w:link w:val="HTML"/>
    <w:uiPriority w:val="99"/>
    <w:semiHidden/>
    <w:rsid w:val="00584688"/>
    <w:rPr>
      <w:rFonts w:ascii="Courier New" w:eastAsia="Times New Roman" w:hAnsi="Courier New" w:cs="Courier New"/>
      <w:sz w:val="20"/>
      <w:szCs w:val="20"/>
      <w:lang w:eastAsia="ru-RU"/>
    </w:rPr>
  </w:style>
  <w:style w:type="paragraph" w:styleId="af8">
    <w:name w:val="No Spacing"/>
    <w:link w:val="af9"/>
    <w:uiPriority w:val="1"/>
    <w:qFormat/>
    <w:rsid w:val="00F836D5"/>
    <w:pPr>
      <w:spacing w:after="0" w:line="240" w:lineRule="auto"/>
    </w:pPr>
    <w:rPr>
      <w:rFonts w:ascii="Calibri" w:eastAsia="Calibri" w:hAnsi="Calibri" w:cs="Times New Roman"/>
    </w:rPr>
  </w:style>
  <w:style w:type="character" w:customStyle="1" w:styleId="af9">
    <w:name w:val="Без интервала Знак"/>
    <w:link w:val="af8"/>
    <w:uiPriority w:val="1"/>
    <w:rsid w:val="00F836D5"/>
    <w:rPr>
      <w:rFonts w:ascii="Calibri" w:eastAsia="Calibri" w:hAnsi="Calibri" w:cs="Times New Roman"/>
    </w:rPr>
  </w:style>
  <w:style w:type="paragraph" w:customStyle="1" w:styleId="Default">
    <w:name w:val="Default"/>
    <w:rsid w:val="00B74D71"/>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paragraph" w:styleId="afa">
    <w:name w:val="Body Text"/>
    <w:basedOn w:val="a6"/>
    <w:link w:val="afb"/>
    <w:uiPriority w:val="99"/>
    <w:unhideWhenUsed/>
    <w:rsid w:val="00986291"/>
    <w:pPr>
      <w:spacing w:after="120"/>
    </w:pPr>
  </w:style>
  <w:style w:type="character" w:customStyle="1" w:styleId="afb">
    <w:name w:val="Основной текст Знак"/>
    <w:basedOn w:val="a7"/>
    <w:link w:val="afa"/>
    <w:uiPriority w:val="99"/>
    <w:rsid w:val="00986291"/>
  </w:style>
  <w:style w:type="paragraph" w:customStyle="1" w:styleId="a3">
    <w:name w:val="Таблица подпись"/>
    <w:basedOn w:val="a6"/>
    <w:next w:val="afa"/>
    <w:qFormat/>
    <w:locked/>
    <w:rsid w:val="002D48E2"/>
    <w:pPr>
      <w:numPr>
        <w:ilvl w:val="4"/>
        <w:numId w:val="36"/>
      </w:numPr>
      <w:spacing w:after="0" w:line="259" w:lineRule="auto"/>
      <w:ind w:left="0"/>
      <w:contextualSpacing/>
    </w:pPr>
    <w:rPr>
      <w:rFonts w:ascii="Times New Roman" w:hAnsi="Times New Roman"/>
      <w:sz w:val="26"/>
      <w:szCs w:val="28"/>
    </w:rPr>
  </w:style>
  <w:style w:type="paragraph" w:customStyle="1" w:styleId="a5">
    <w:name w:val="Формула подпись"/>
    <w:basedOn w:val="a6"/>
    <w:next w:val="afa"/>
    <w:qFormat/>
    <w:locked/>
    <w:rsid w:val="002D48E2"/>
    <w:pPr>
      <w:numPr>
        <w:ilvl w:val="6"/>
        <w:numId w:val="36"/>
      </w:numPr>
      <w:spacing w:after="0" w:line="240" w:lineRule="auto"/>
      <w:jc w:val="right"/>
    </w:pPr>
    <w:rPr>
      <w:rFonts w:ascii="Times New Roman" w:hAnsi="Times New Roman"/>
      <w:sz w:val="28"/>
      <w:szCs w:val="28"/>
    </w:rPr>
  </w:style>
  <w:style w:type="numbering" w:customStyle="1" w:styleId="a">
    <w:name w:val="Для диплома"/>
    <w:uiPriority w:val="99"/>
    <w:rsid w:val="002D48E2"/>
    <w:pPr>
      <w:numPr>
        <w:numId w:val="37"/>
      </w:numPr>
    </w:pPr>
  </w:style>
  <w:style w:type="paragraph" w:customStyle="1" w:styleId="a2">
    <w:name w:val="Пункт"/>
    <w:basedOn w:val="a6"/>
    <w:next w:val="afa"/>
    <w:qFormat/>
    <w:rsid w:val="002D48E2"/>
    <w:pPr>
      <w:numPr>
        <w:ilvl w:val="2"/>
        <w:numId w:val="36"/>
      </w:numPr>
      <w:spacing w:after="0" w:line="259" w:lineRule="auto"/>
      <w:ind w:left="2250"/>
      <w:jc w:val="both"/>
    </w:pPr>
    <w:rPr>
      <w:rFonts w:ascii="Times New Roman" w:hAnsi="Times New Roman"/>
      <w:sz w:val="28"/>
      <w:szCs w:val="28"/>
    </w:rPr>
  </w:style>
  <w:style w:type="paragraph" w:customStyle="1" w:styleId="a1">
    <w:name w:val="Подраздел"/>
    <w:basedOn w:val="a6"/>
    <w:next w:val="a2"/>
    <w:qFormat/>
    <w:rsid w:val="002D48E2"/>
    <w:pPr>
      <w:keepNext/>
      <w:keepLines/>
      <w:numPr>
        <w:ilvl w:val="1"/>
        <w:numId w:val="36"/>
      </w:numPr>
      <w:spacing w:after="320" w:line="259" w:lineRule="auto"/>
      <w:jc w:val="both"/>
      <w:outlineLvl w:val="1"/>
    </w:pPr>
    <w:rPr>
      <w:rFonts w:ascii="Times New Roman" w:hAnsi="Times New Roman"/>
      <w:b/>
      <w:sz w:val="28"/>
      <w:szCs w:val="28"/>
    </w:rPr>
  </w:style>
  <w:style w:type="paragraph" w:customStyle="1" w:styleId="a0">
    <w:name w:val="Раздел"/>
    <w:basedOn w:val="a6"/>
    <w:next w:val="a1"/>
    <w:qFormat/>
    <w:rsid w:val="002D48E2"/>
    <w:pPr>
      <w:pageBreakBefore/>
      <w:numPr>
        <w:numId w:val="36"/>
      </w:numPr>
      <w:spacing w:after="400" w:line="259" w:lineRule="auto"/>
      <w:jc w:val="both"/>
      <w:outlineLvl w:val="0"/>
    </w:pPr>
    <w:rPr>
      <w:rFonts w:ascii="Times New Roman" w:hAnsi="Times New Roman"/>
      <w:b/>
      <w:caps/>
      <w:sz w:val="28"/>
      <w:szCs w:val="28"/>
    </w:rPr>
  </w:style>
  <w:style w:type="paragraph" w:customStyle="1" w:styleId="a4">
    <w:name w:val="Таблица продолжение"/>
    <w:basedOn w:val="a3"/>
    <w:next w:val="a6"/>
    <w:qFormat/>
    <w:rsid w:val="002D48E2"/>
    <w:pPr>
      <w:numPr>
        <w:ilvl w:val="5"/>
      </w:numPr>
    </w:pPr>
  </w:style>
  <w:style w:type="character" w:customStyle="1" w:styleId="normaltextrun">
    <w:name w:val="normaltextrun"/>
    <w:basedOn w:val="a7"/>
    <w:rsid w:val="0015103A"/>
  </w:style>
  <w:style w:type="character" w:customStyle="1" w:styleId="eop">
    <w:name w:val="eop"/>
    <w:basedOn w:val="a7"/>
    <w:rsid w:val="0015103A"/>
  </w:style>
  <w:style w:type="paragraph" w:customStyle="1" w:styleId="paragraph">
    <w:name w:val="paragraph"/>
    <w:basedOn w:val="a6"/>
    <w:rsid w:val="0015103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pellingerror">
    <w:name w:val="spellingerror"/>
    <w:basedOn w:val="a7"/>
    <w:rsid w:val="0015103A"/>
  </w:style>
  <w:style w:type="character" w:customStyle="1" w:styleId="citation">
    <w:name w:val="citation"/>
    <w:basedOn w:val="a7"/>
    <w:rsid w:val="0015103A"/>
  </w:style>
  <w:style w:type="character" w:styleId="afc">
    <w:name w:val="Unresolved Mention"/>
    <w:basedOn w:val="a7"/>
    <w:uiPriority w:val="99"/>
    <w:semiHidden/>
    <w:unhideWhenUsed/>
    <w:rsid w:val="00AA59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976635">
      <w:bodyDiv w:val="1"/>
      <w:marLeft w:val="0"/>
      <w:marRight w:val="0"/>
      <w:marTop w:val="0"/>
      <w:marBottom w:val="0"/>
      <w:divBdr>
        <w:top w:val="none" w:sz="0" w:space="0" w:color="auto"/>
        <w:left w:val="none" w:sz="0" w:space="0" w:color="auto"/>
        <w:bottom w:val="none" w:sz="0" w:space="0" w:color="auto"/>
        <w:right w:val="none" w:sz="0" w:space="0" w:color="auto"/>
      </w:divBdr>
      <w:divsChild>
        <w:div w:id="1531450213">
          <w:marLeft w:val="0"/>
          <w:marRight w:val="0"/>
          <w:marTop w:val="0"/>
          <w:marBottom w:val="0"/>
          <w:divBdr>
            <w:top w:val="none" w:sz="0" w:space="0" w:color="auto"/>
            <w:left w:val="none" w:sz="0" w:space="0" w:color="auto"/>
            <w:bottom w:val="none" w:sz="0" w:space="0" w:color="auto"/>
            <w:right w:val="none" w:sz="0" w:space="0" w:color="auto"/>
          </w:divBdr>
        </w:div>
      </w:divsChild>
    </w:div>
    <w:div w:id="183590522">
      <w:bodyDiv w:val="1"/>
      <w:marLeft w:val="0"/>
      <w:marRight w:val="0"/>
      <w:marTop w:val="0"/>
      <w:marBottom w:val="0"/>
      <w:divBdr>
        <w:top w:val="none" w:sz="0" w:space="0" w:color="auto"/>
        <w:left w:val="none" w:sz="0" w:space="0" w:color="auto"/>
        <w:bottom w:val="none" w:sz="0" w:space="0" w:color="auto"/>
        <w:right w:val="none" w:sz="0" w:space="0" w:color="auto"/>
      </w:divBdr>
      <w:divsChild>
        <w:div w:id="1345668004">
          <w:marLeft w:val="0"/>
          <w:marRight w:val="0"/>
          <w:marTop w:val="0"/>
          <w:marBottom w:val="0"/>
          <w:divBdr>
            <w:top w:val="none" w:sz="0" w:space="0" w:color="auto"/>
            <w:left w:val="none" w:sz="0" w:space="0" w:color="auto"/>
            <w:bottom w:val="none" w:sz="0" w:space="0" w:color="auto"/>
            <w:right w:val="none" w:sz="0" w:space="0" w:color="auto"/>
          </w:divBdr>
        </w:div>
      </w:divsChild>
    </w:div>
    <w:div w:id="211891487">
      <w:bodyDiv w:val="1"/>
      <w:marLeft w:val="0"/>
      <w:marRight w:val="0"/>
      <w:marTop w:val="0"/>
      <w:marBottom w:val="0"/>
      <w:divBdr>
        <w:top w:val="none" w:sz="0" w:space="0" w:color="auto"/>
        <w:left w:val="none" w:sz="0" w:space="0" w:color="auto"/>
        <w:bottom w:val="none" w:sz="0" w:space="0" w:color="auto"/>
        <w:right w:val="none" w:sz="0" w:space="0" w:color="auto"/>
      </w:divBdr>
    </w:div>
    <w:div w:id="223833763">
      <w:bodyDiv w:val="1"/>
      <w:marLeft w:val="0"/>
      <w:marRight w:val="0"/>
      <w:marTop w:val="0"/>
      <w:marBottom w:val="0"/>
      <w:divBdr>
        <w:top w:val="none" w:sz="0" w:space="0" w:color="auto"/>
        <w:left w:val="none" w:sz="0" w:space="0" w:color="auto"/>
        <w:bottom w:val="none" w:sz="0" w:space="0" w:color="auto"/>
        <w:right w:val="none" w:sz="0" w:space="0" w:color="auto"/>
      </w:divBdr>
      <w:divsChild>
        <w:div w:id="1574122419">
          <w:marLeft w:val="0"/>
          <w:marRight w:val="0"/>
          <w:marTop w:val="0"/>
          <w:marBottom w:val="0"/>
          <w:divBdr>
            <w:top w:val="none" w:sz="0" w:space="0" w:color="auto"/>
            <w:left w:val="none" w:sz="0" w:space="0" w:color="auto"/>
            <w:bottom w:val="none" w:sz="0" w:space="0" w:color="auto"/>
            <w:right w:val="none" w:sz="0" w:space="0" w:color="auto"/>
          </w:divBdr>
          <w:divsChild>
            <w:div w:id="1350721769">
              <w:marLeft w:val="0"/>
              <w:marRight w:val="0"/>
              <w:marTop w:val="0"/>
              <w:marBottom w:val="0"/>
              <w:divBdr>
                <w:top w:val="none" w:sz="0" w:space="0" w:color="auto"/>
                <w:left w:val="none" w:sz="0" w:space="0" w:color="auto"/>
                <w:bottom w:val="none" w:sz="0" w:space="0" w:color="auto"/>
                <w:right w:val="none" w:sz="0" w:space="0" w:color="auto"/>
              </w:divBdr>
              <w:divsChild>
                <w:div w:id="432088342">
                  <w:marLeft w:val="0"/>
                  <w:marRight w:val="0"/>
                  <w:marTop w:val="0"/>
                  <w:marBottom w:val="0"/>
                  <w:divBdr>
                    <w:top w:val="none" w:sz="0" w:space="0" w:color="auto"/>
                    <w:left w:val="none" w:sz="0" w:space="0" w:color="auto"/>
                    <w:bottom w:val="none" w:sz="0" w:space="0" w:color="auto"/>
                    <w:right w:val="none" w:sz="0" w:space="0" w:color="auto"/>
                  </w:divBdr>
                  <w:divsChild>
                    <w:div w:id="227233548">
                      <w:marLeft w:val="0"/>
                      <w:marRight w:val="0"/>
                      <w:marTop w:val="0"/>
                      <w:marBottom w:val="0"/>
                      <w:divBdr>
                        <w:top w:val="none" w:sz="0" w:space="0" w:color="auto"/>
                        <w:left w:val="none" w:sz="0" w:space="0" w:color="auto"/>
                        <w:bottom w:val="none" w:sz="0" w:space="0" w:color="auto"/>
                        <w:right w:val="none" w:sz="0" w:space="0" w:color="auto"/>
                      </w:divBdr>
                      <w:divsChild>
                        <w:div w:id="11229273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314258216">
          <w:marLeft w:val="0"/>
          <w:marRight w:val="0"/>
          <w:marTop w:val="0"/>
          <w:marBottom w:val="0"/>
          <w:divBdr>
            <w:top w:val="none" w:sz="0" w:space="0" w:color="auto"/>
            <w:left w:val="none" w:sz="0" w:space="0" w:color="auto"/>
            <w:bottom w:val="none" w:sz="0" w:space="0" w:color="auto"/>
            <w:right w:val="none" w:sz="0" w:space="0" w:color="auto"/>
          </w:divBdr>
          <w:divsChild>
            <w:div w:id="1170634040">
              <w:marLeft w:val="0"/>
              <w:marRight w:val="0"/>
              <w:marTop w:val="240"/>
              <w:marBottom w:val="0"/>
              <w:divBdr>
                <w:top w:val="none" w:sz="0" w:space="0" w:color="auto"/>
                <w:left w:val="none" w:sz="0" w:space="0" w:color="auto"/>
                <w:bottom w:val="none" w:sz="0" w:space="0" w:color="auto"/>
                <w:right w:val="none" w:sz="0" w:space="0" w:color="auto"/>
              </w:divBdr>
              <w:divsChild>
                <w:div w:id="1587114090">
                  <w:marLeft w:val="0"/>
                  <w:marRight w:val="180"/>
                  <w:marTop w:val="0"/>
                  <w:marBottom w:val="180"/>
                  <w:divBdr>
                    <w:top w:val="none" w:sz="0" w:space="0" w:color="auto"/>
                    <w:left w:val="none" w:sz="0" w:space="0" w:color="auto"/>
                    <w:bottom w:val="none" w:sz="0" w:space="0" w:color="auto"/>
                    <w:right w:val="none" w:sz="0" w:space="0" w:color="auto"/>
                  </w:divBdr>
                </w:div>
              </w:divsChild>
            </w:div>
          </w:divsChild>
        </w:div>
        <w:div w:id="777217078">
          <w:marLeft w:val="0"/>
          <w:marRight w:val="0"/>
          <w:marTop w:val="0"/>
          <w:marBottom w:val="0"/>
          <w:divBdr>
            <w:top w:val="none" w:sz="0" w:space="0" w:color="auto"/>
            <w:left w:val="none" w:sz="0" w:space="0" w:color="auto"/>
            <w:bottom w:val="none" w:sz="0" w:space="0" w:color="auto"/>
            <w:right w:val="none" w:sz="0" w:space="0" w:color="auto"/>
          </w:divBdr>
          <w:divsChild>
            <w:div w:id="1342926263">
              <w:marLeft w:val="0"/>
              <w:marRight w:val="0"/>
              <w:marTop w:val="0"/>
              <w:marBottom w:val="0"/>
              <w:divBdr>
                <w:top w:val="none" w:sz="0" w:space="0" w:color="auto"/>
                <w:left w:val="none" w:sz="0" w:space="0" w:color="auto"/>
                <w:bottom w:val="none" w:sz="0" w:space="0" w:color="auto"/>
                <w:right w:val="none" w:sz="0" w:space="0" w:color="auto"/>
              </w:divBdr>
              <w:divsChild>
                <w:div w:id="256254683">
                  <w:marLeft w:val="0"/>
                  <w:marRight w:val="0"/>
                  <w:marTop w:val="0"/>
                  <w:marBottom w:val="0"/>
                  <w:divBdr>
                    <w:top w:val="none" w:sz="0" w:space="0" w:color="auto"/>
                    <w:left w:val="none" w:sz="0" w:space="0" w:color="auto"/>
                    <w:bottom w:val="none" w:sz="0" w:space="0" w:color="auto"/>
                    <w:right w:val="none" w:sz="0" w:space="0" w:color="auto"/>
                  </w:divBdr>
                </w:div>
                <w:div w:id="1230575688">
                  <w:marLeft w:val="0"/>
                  <w:marRight w:val="0"/>
                  <w:marTop w:val="0"/>
                  <w:marBottom w:val="0"/>
                  <w:divBdr>
                    <w:top w:val="none" w:sz="0" w:space="0" w:color="auto"/>
                    <w:left w:val="none" w:sz="0" w:space="0" w:color="auto"/>
                    <w:bottom w:val="none" w:sz="0" w:space="0" w:color="auto"/>
                    <w:right w:val="none" w:sz="0" w:space="0" w:color="auto"/>
                  </w:divBdr>
                </w:div>
                <w:div w:id="1940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113113">
      <w:bodyDiv w:val="1"/>
      <w:marLeft w:val="0"/>
      <w:marRight w:val="0"/>
      <w:marTop w:val="0"/>
      <w:marBottom w:val="0"/>
      <w:divBdr>
        <w:top w:val="none" w:sz="0" w:space="0" w:color="auto"/>
        <w:left w:val="none" w:sz="0" w:space="0" w:color="auto"/>
        <w:bottom w:val="none" w:sz="0" w:space="0" w:color="auto"/>
        <w:right w:val="none" w:sz="0" w:space="0" w:color="auto"/>
      </w:divBdr>
    </w:div>
    <w:div w:id="289213367">
      <w:bodyDiv w:val="1"/>
      <w:marLeft w:val="0"/>
      <w:marRight w:val="0"/>
      <w:marTop w:val="0"/>
      <w:marBottom w:val="0"/>
      <w:divBdr>
        <w:top w:val="none" w:sz="0" w:space="0" w:color="auto"/>
        <w:left w:val="none" w:sz="0" w:space="0" w:color="auto"/>
        <w:bottom w:val="none" w:sz="0" w:space="0" w:color="auto"/>
        <w:right w:val="none" w:sz="0" w:space="0" w:color="auto"/>
      </w:divBdr>
    </w:div>
    <w:div w:id="351802572">
      <w:bodyDiv w:val="1"/>
      <w:marLeft w:val="0"/>
      <w:marRight w:val="0"/>
      <w:marTop w:val="0"/>
      <w:marBottom w:val="0"/>
      <w:divBdr>
        <w:top w:val="none" w:sz="0" w:space="0" w:color="auto"/>
        <w:left w:val="none" w:sz="0" w:space="0" w:color="auto"/>
        <w:bottom w:val="none" w:sz="0" w:space="0" w:color="auto"/>
        <w:right w:val="none" w:sz="0" w:space="0" w:color="auto"/>
      </w:divBdr>
    </w:div>
    <w:div w:id="470292588">
      <w:bodyDiv w:val="1"/>
      <w:marLeft w:val="0"/>
      <w:marRight w:val="0"/>
      <w:marTop w:val="0"/>
      <w:marBottom w:val="0"/>
      <w:divBdr>
        <w:top w:val="none" w:sz="0" w:space="0" w:color="auto"/>
        <w:left w:val="none" w:sz="0" w:space="0" w:color="auto"/>
        <w:bottom w:val="none" w:sz="0" w:space="0" w:color="auto"/>
        <w:right w:val="none" w:sz="0" w:space="0" w:color="auto"/>
      </w:divBdr>
    </w:div>
    <w:div w:id="478496339">
      <w:bodyDiv w:val="1"/>
      <w:marLeft w:val="0"/>
      <w:marRight w:val="0"/>
      <w:marTop w:val="0"/>
      <w:marBottom w:val="0"/>
      <w:divBdr>
        <w:top w:val="none" w:sz="0" w:space="0" w:color="auto"/>
        <w:left w:val="none" w:sz="0" w:space="0" w:color="auto"/>
        <w:bottom w:val="none" w:sz="0" w:space="0" w:color="auto"/>
        <w:right w:val="none" w:sz="0" w:space="0" w:color="auto"/>
      </w:divBdr>
    </w:div>
    <w:div w:id="491794342">
      <w:bodyDiv w:val="1"/>
      <w:marLeft w:val="0"/>
      <w:marRight w:val="0"/>
      <w:marTop w:val="0"/>
      <w:marBottom w:val="0"/>
      <w:divBdr>
        <w:top w:val="none" w:sz="0" w:space="0" w:color="auto"/>
        <w:left w:val="none" w:sz="0" w:space="0" w:color="auto"/>
        <w:bottom w:val="none" w:sz="0" w:space="0" w:color="auto"/>
        <w:right w:val="none" w:sz="0" w:space="0" w:color="auto"/>
      </w:divBdr>
    </w:div>
    <w:div w:id="500702082">
      <w:bodyDiv w:val="1"/>
      <w:marLeft w:val="0"/>
      <w:marRight w:val="0"/>
      <w:marTop w:val="0"/>
      <w:marBottom w:val="0"/>
      <w:divBdr>
        <w:top w:val="none" w:sz="0" w:space="0" w:color="auto"/>
        <w:left w:val="none" w:sz="0" w:space="0" w:color="auto"/>
        <w:bottom w:val="none" w:sz="0" w:space="0" w:color="auto"/>
        <w:right w:val="none" w:sz="0" w:space="0" w:color="auto"/>
      </w:divBdr>
    </w:div>
    <w:div w:id="604731676">
      <w:bodyDiv w:val="1"/>
      <w:marLeft w:val="0"/>
      <w:marRight w:val="0"/>
      <w:marTop w:val="0"/>
      <w:marBottom w:val="0"/>
      <w:divBdr>
        <w:top w:val="none" w:sz="0" w:space="0" w:color="auto"/>
        <w:left w:val="none" w:sz="0" w:space="0" w:color="auto"/>
        <w:bottom w:val="none" w:sz="0" w:space="0" w:color="auto"/>
        <w:right w:val="none" w:sz="0" w:space="0" w:color="auto"/>
      </w:divBdr>
    </w:div>
    <w:div w:id="641009867">
      <w:bodyDiv w:val="1"/>
      <w:marLeft w:val="0"/>
      <w:marRight w:val="0"/>
      <w:marTop w:val="0"/>
      <w:marBottom w:val="0"/>
      <w:divBdr>
        <w:top w:val="none" w:sz="0" w:space="0" w:color="auto"/>
        <w:left w:val="none" w:sz="0" w:space="0" w:color="auto"/>
        <w:bottom w:val="none" w:sz="0" w:space="0" w:color="auto"/>
        <w:right w:val="none" w:sz="0" w:space="0" w:color="auto"/>
      </w:divBdr>
    </w:div>
    <w:div w:id="648172042">
      <w:bodyDiv w:val="1"/>
      <w:marLeft w:val="0"/>
      <w:marRight w:val="0"/>
      <w:marTop w:val="0"/>
      <w:marBottom w:val="0"/>
      <w:divBdr>
        <w:top w:val="none" w:sz="0" w:space="0" w:color="auto"/>
        <w:left w:val="none" w:sz="0" w:space="0" w:color="auto"/>
        <w:bottom w:val="none" w:sz="0" w:space="0" w:color="auto"/>
        <w:right w:val="none" w:sz="0" w:space="0" w:color="auto"/>
      </w:divBdr>
      <w:divsChild>
        <w:div w:id="1723863466">
          <w:marLeft w:val="0"/>
          <w:marRight w:val="0"/>
          <w:marTop w:val="0"/>
          <w:marBottom w:val="0"/>
          <w:divBdr>
            <w:top w:val="none" w:sz="0" w:space="0" w:color="auto"/>
            <w:left w:val="none" w:sz="0" w:space="0" w:color="auto"/>
            <w:bottom w:val="none" w:sz="0" w:space="0" w:color="auto"/>
            <w:right w:val="none" w:sz="0" w:space="0" w:color="auto"/>
          </w:divBdr>
        </w:div>
      </w:divsChild>
    </w:div>
    <w:div w:id="649745569">
      <w:bodyDiv w:val="1"/>
      <w:marLeft w:val="0"/>
      <w:marRight w:val="0"/>
      <w:marTop w:val="0"/>
      <w:marBottom w:val="0"/>
      <w:divBdr>
        <w:top w:val="none" w:sz="0" w:space="0" w:color="auto"/>
        <w:left w:val="none" w:sz="0" w:space="0" w:color="auto"/>
        <w:bottom w:val="none" w:sz="0" w:space="0" w:color="auto"/>
        <w:right w:val="none" w:sz="0" w:space="0" w:color="auto"/>
      </w:divBdr>
    </w:div>
    <w:div w:id="672994442">
      <w:bodyDiv w:val="1"/>
      <w:marLeft w:val="0"/>
      <w:marRight w:val="0"/>
      <w:marTop w:val="0"/>
      <w:marBottom w:val="0"/>
      <w:divBdr>
        <w:top w:val="none" w:sz="0" w:space="0" w:color="auto"/>
        <w:left w:val="none" w:sz="0" w:space="0" w:color="auto"/>
        <w:bottom w:val="none" w:sz="0" w:space="0" w:color="auto"/>
        <w:right w:val="none" w:sz="0" w:space="0" w:color="auto"/>
      </w:divBdr>
    </w:div>
    <w:div w:id="690574690">
      <w:bodyDiv w:val="1"/>
      <w:marLeft w:val="0"/>
      <w:marRight w:val="0"/>
      <w:marTop w:val="0"/>
      <w:marBottom w:val="0"/>
      <w:divBdr>
        <w:top w:val="none" w:sz="0" w:space="0" w:color="auto"/>
        <w:left w:val="none" w:sz="0" w:space="0" w:color="auto"/>
        <w:bottom w:val="none" w:sz="0" w:space="0" w:color="auto"/>
        <w:right w:val="none" w:sz="0" w:space="0" w:color="auto"/>
      </w:divBdr>
    </w:div>
    <w:div w:id="739062815">
      <w:bodyDiv w:val="1"/>
      <w:marLeft w:val="0"/>
      <w:marRight w:val="0"/>
      <w:marTop w:val="0"/>
      <w:marBottom w:val="0"/>
      <w:divBdr>
        <w:top w:val="none" w:sz="0" w:space="0" w:color="auto"/>
        <w:left w:val="none" w:sz="0" w:space="0" w:color="auto"/>
        <w:bottom w:val="none" w:sz="0" w:space="0" w:color="auto"/>
        <w:right w:val="none" w:sz="0" w:space="0" w:color="auto"/>
      </w:divBdr>
    </w:div>
    <w:div w:id="772360771">
      <w:bodyDiv w:val="1"/>
      <w:marLeft w:val="0"/>
      <w:marRight w:val="0"/>
      <w:marTop w:val="0"/>
      <w:marBottom w:val="0"/>
      <w:divBdr>
        <w:top w:val="none" w:sz="0" w:space="0" w:color="auto"/>
        <w:left w:val="none" w:sz="0" w:space="0" w:color="auto"/>
        <w:bottom w:val="none" w:sz="0" w:space="0" w:color="auto"/>
        <w:right w:val="none" w:sz="0" w:space="0" w:color="auto"/>
      </w:divBdr>
    </w:div>
    <w:div w:id="778178409">
      <w:bodyDiv w:val="1"/>
      <w:marLeft w:val="0"/>
      <w:marRight w:val="0"/>
      <w:marTop w:val="0"/>
      <w:marBottom w:val="0"/>
      <w:divBdr>
        <w:top w:val="none" w:sz="0" w:space="0" w:color="auto"/>
        <w:left w:val="none" w:sz="0" w:space="0" w:color="auto"/>
        <w:bottom w:val="none" w:sz="0" w:space="0" w:color="auto"/>
        <w:right w:val="none" w:sz="0" w:space="0" w:color="auto"/>
      </w:divBdr>
    </w:div>
    <w:div w:id="798038866">
      <w:bodyDiv w:val="1"/>
      <w:marLeft w:val="0"/>
      <w:marRight w:val="0"/>
      <w:marTop w:val="0"/>
      <w:marBottom w:val="0"/>
      <w:divBdr>
        <w:top w:val="none" w:sz="0" w:space="0" w:color="auto"/>
        <w:left w:val="none" w:sz="0" w:space="0" w:color="auto"/>
        <w:bottom w:val="none" w:sz="0" w:space="0" w:color="auto"/>
        <w:right w:val="none" w:sz="0" w:space="0" w:color="auto"/>
      </w:divBdr>
    </w:div>
    <w:div w:id="808211129">
      <w:bodyDiv w:val="1"/>
      <w:marLeft w:val="0"/>
      <w:marRight w:val="0"/>
      <w:marTop w:val="0"/>
      <w:marBottom w:val="0"/>
      <w:divBdr>
        <w:top w:val="none" w:sz="0" w:space="0" w:color="auto"/>
        <w:left w:val="none" w:sz="0" w:space="0" w:color="auto"/>
        <w:bottom w:val="none" w:sz="0" w:space="0" w:color="auto"/>
        <w:right w:val="none" w:sz="0" w:space="0" w:color="auto"/>
      </w:divBdr>
    </w:div>
    <w:div w:id="1034816748">
      <w:bodyDiv w:val="1"/>
      <w:marLeft w:val="0"/>
      <w:marRight w:val="0"/>
      <w:marTop w:val="0"/>
      <w:marBottom w:val="0"/>
      <w:divBdr>
        <w:top w:val="none" w:sz="0" w:space="0" w:color="auto"/>
        <w:left w:val="none" w:sz="0" w:space="0" w:color="auto"/>
        <w:bottom w:val="none" w:sz="0" w:space="0" w:color="auto"/>
        <w:right w:val="none" w:sz="0" w:space="0" w:color="auto"/>
      </w:divBdr>
    </w:div>
    <w:div w:id="1035472763">
      <w:bodyDiv w:val="1"/>
      <w:marLeft w:val="0"/>
      <w:marRight w:val="0"/>
      <w:marTop w:val="0"/>
      <w:marBottom w:val="0"/>
      <w:divBdr>
        <w:top w:val="none" w:sz="0" w:space="0" w:color="auto"/>
        <w:left w:val="none" w:sz="0" w:space="0" w:color="auto"/>
        <w:bottom w:val="none" w:sz="0" w:space="0" w:color="auto"/>
        <w:right w:val="none" w:sz="0" w:space="0" w:color="auto"/>
      </w:divBdr>
    </w:div>
    <w:div w:id="1062556709">
      <w:bodyDiv w:val="1"/>
      <w:marLeft w:val="0"/>
      <w:marRight w:val="0"/>
      <w:marTop w:val="0"/>
      <w:marBottom w:val="0"/>
      <w:divBdr>
        <w:top w:val="none" w:sz="0" w:space="0" w:color="auto"/>
        <w:left w:val="none" w:sz="0" w:space="0" w:color="auto"/>
        <w:bottom w:val="none" w:sz="0" w:space="0" w:color="auto"/>
        <w:right w:val="none" w:sz="0" w:space="0" w:color="auto"/>
      </w:divBdr>
      <w:divsChild>
        <w:div w:id="1600719737">
          <w:marLeft w:val="0"/>
          <w:marRight w:val="0"/>
          <w:marTop w:val="120"/>
          <w:marBottom w:val="120"/>
          <w:divBdr>
            <w:top w:val="none" w:sz="0" w:space="0" w:color="auto"/>
            <w:left w:val="none" w:sz="0" w:space="0" w:color="auto"/>
            <w:bottom w:val="none" w:sz="0" w:space="0" w:color="auto"/>
            <w:right w:val="none" w:sz="0" w:space="0" w:color="auto"/>
          </w:divBdr>
          <w:divsChild>
            <w:div w:id="1352603892">
              <w:marLeft w:val="0"/>
              <w:marRight w:val="0"/>
              <w:marTop w:val="0"/>
              <w:marBottom w:val="0"/>
              <w:divBdr>
                <w:top w:val="none" w:sz="0" w:space="0" w:color="auto"/>
                <w:left w:val="none" w:sz="0" w:space="0" w:color="auto"/>
                <w:bottom w:val="none" w:sz="0" w:space="0" w:color="auto"/>
                <w:right w:val="none" w:sz="0" w:space="0" w:color="auto"/>
              </w:divBdr>
              <w:divsChild>
                <w:div w:id="1386218318">
                  <w:marLeft w:val="0"/>
                  <w:marRight w:val="0"/>
                  <w:marTop w:val="0"/>
                  <w:marBottom w:val="0"/>
                  <w:divBdr>
                    <w:top w:val="none" w:sz="0" w:space="0" w:color="auto"/>
                    <w:left w:val="none" w:sz="0" w:space="0" w:color="auto"/>
                    <w:bottom w:val="none" w:sz="0" w:space="0" w:color="auto"/>
                    <w:right w:val="none" w:sz="0" w:space="0" w:color="auto"/>
                  </w:divBdr>
                  <w:divsChild>
                    <w:div w:id="1041631895">
                      <w:marLeft w:val="0"/>
                      <w:marRight w:val="0"/>
                      <w:marTop w:val="0"/>
                      <w:marBottom w:val="0"/>
                      <w:divBdr>
                        <w:top w:val="none" w:sz="0" w:space="0" w:color="auto"/>
                        <w:left w:val="none" w:sz="0" w:space="0" w:color="auto"/>
                        <w:bottom w:val="none" w:sz="0" w:space="0" w:color="auto"/>
                        <w:right w:val="none" w:sz="0" w:space="0" w:color="auto"/>
                      </w:divBdr>
                      <w:divsChild>
                        <w:div w:id="503010688">
                          <w:marLeft w:val="0"/>
                          <w:marRight w:val="0"/>
                          <w:marTop w:val="0"/>
                          <w:marBottom w:val="0"/>
                          <w:divBdr>
                            <w:top w:val="none" w:sz="0" w:space="0" w:color="auto"/>
                            <w:left w:val="none" w:sz="0" w:space="0" w:color="auto"/>
                            <w:bottom w:val="none" w:sz="0" w:space="0" w:color="auto"/>
                            <w:right w:val="none" w:sz="0" w:space="0" w:color="auto"/>
                          </w:divBdr>
                          <w:divsChild>
                            <w:div w:id="1542279431">
                              <w:marLeft w:val="0"/>
                              <w:marRight w:val="0"/>
                              <w:marTop w:val="0"/>
                              <w:marBottom w:val="0"/>
                              <w:divBdr>
                                <w:top w:val="none" w:sz="0" w:space="0" w:color="auto"/>
                                <w:left w:val="none" w:sz="0" w:space="0" w:color="auto"/>
                                <w:bottom w:val="none" w:sz="0" w:space="0" w:color="auto"/>
                                <w:right w:val="none" w:sz="0" w:space="0" w:color="auto"/>
                              </w:divBdr>
                              <w:divsChild>
                                <w:div w:id="1809318721">
                                  <w:marLeft w:val="0"/>
                                  <w:marRight w:val="0"/>
                                  <w:marTop w:val="0"/>
                                  <w:marBottom w:val="0"/>
                                  <w:divBdr>
                                    <w:top w:val="none" w:sz="0" w:space="0" w:color="auto"/>
                                    <w:left w:val="none" w:sz="0" w:space="0" w:color="auto"/>
                                    <w:bottom w:val="none" w:sz="0" w:space="0" w:color="auto"/>
                                    <w:right w:val="none" w:sz="0" w:space="0" w:color="auto"/>
                                  </w:divBdr>
                                  <w:divsChild>
                                    <w:div w:id="160781989">
                                      <w:marLeft w:val="0"/>
                                      <w:marRight w:val="0"/>
                                      <w:marTop w:val="0"/>
                                      <w:marBottom w:val="0"/>
                                      <w:divBdr>
                                        <w:top w:val="none" w:sz="0" w:space="0" w:color="auto"/>
                                        <w:left w:val="none" w:sz="0" w:space="0" w:color="auto"/>
                                        <w:bottom w:val="none" w:sz="0" w:space="0" w:color="auto"/>
                                        <w:right w:val="none" w:sz="0" w:space="0" w:color="auto"/>
                                      </w:divBdr>
                                    </w:div>
                                    <w:div w:id="90129588">
                                      <w:marLeft w:val="0"/>
                                      <w:marRight w:val="0"/>
                                      <w:marTop w:val="100"/>
                                      <w:marBottom w:val="120"/>
                                      <w:divBdr>
                                        <w:top w:val="none" w:sz="0" w:space="0" w:color="auto"/>
                                        <w:left w:val="none" w:sz="0" w:space="0" w:color="auto"/>
                                        <w:bottom w:val="none" w:sz="0" w:space="0" w:color="auto"/>
                                        <w:right w:val="none" w:sz="0" w:space="0" w:color="auto"/>
                                      </w:divBdr>
                                    </w:div>
                                    <w:div w:id="617567234">
                                      <w:marLeft w:val="0"/>
                                      <w:marRight w:val="0"/>
                                      <w:marTop w:val="0"/>
                                      <w:marBottom w:val="0"/>
                                      <w:divBdr>
                                        <w:top w:val="none" w:sz="0" w:space="0" w:color="auto"/>
                                        <w:left w:val="none" w:sz="0" w:space="0" w:color="auto"/>
                                        <w:bottom w:val="none" w:sz="0" w:space="0" w:color="auto"/>
                                        <w:right w:val="none" w:sz="0" w:space="0" w:color="auto"/>
                                      </w:divBdr>
                                    </w:div>
                                    <w:div w:id="156464975">
                                      <w:marLeft w:val="0"/>
                                      <w:marRight w:val="0"/>
                                      <w:marTop w:val="0"/>
                                      <w:marBottom w:val="0"/>
                                      <w:divBdr>
                                        <w:top w:val="none" w:sz="0" w:space="0" w:color="auto"/>
                                        <w:left w:val="none" w:sz="0" w:space="0" w:color="auto"/>
                                        <w:bottom w:val="none" w:sz="0" w:space="0" w:color="auto"/>
                                        <w:right w:val="none" w:sz="0" w:space="0" w:color="auto"/>
                                      </w:divBdr>
                                    </w:div>
                                    <w:div w:id="700983004">
                                      <w:marLeft w:val="0"/>
                                      <w:marRight w:val="0"/>
                                      <w:marTop w:val="100"/>
                                      <w:marBottom w:val="0"/>
                                      <w:divBdr>
                                        <w:top w:val="none" w:sz="0" w:space="0" w:color="auto"/>
                                        <w:left w:val="none" w:sz="0" w:space="0" w:color="auto"/>
                                        <w:bottom w:val="none" w:sz="0" w:space="0" w:color="auto"/>
                                        <w:right w:val="none" w:sz="0" w:space="0" w:color="auto"/>
                                      </w:divBdr>
                                    </w:div>
                                  </w:divsChild>
                                </w:div>
                                <w:div w:id="194664681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5640935">
      <w:bodyDiv w:val="1"/>
      <w:marLeft w:val="0"/>
      <w:marRight w:val="0"/>
      <w:marTop w:val="0"/>
      <w:marBottom w:val="0"/>
      <w:divBdr>
        <w:top w:val="none" w:sz="0" w:space="0" w:color="auto"/>
        <w:left w:val="none" w:sz="0" w:space="0" w:color="auto"/>
        <w:bottom w:val="none" w:sz="0" w:space="0" w:color="auto"/>
        <w:right w:val="none" w:sz="0" w:space="0" w:color="auto"/>
      </w:divBdr>
    </w:div>
    <w:div w:id="1099179332">
      <w:bodyDiv w:val="1"/>
      <w:marLeft w:val="0"/>
      <w:marRight w:val="0"/>
      <w:marTop w:val="0"/>
      <w:marBottom w:val="0"/>
      <w:divBdr>
        <w:top w:val="none" w:sz="0" w:space="0" w:color="auto"/>
        <w:left w:val="none" w:sz="0" w:space="0" w:color="auto"/>
        <w:bottom w:val="none" w:sz="0" w:space="0" w:color="auto"/>
        <w:right w:val="none" w:sz="0" w:space="0" w:color="auto"/>
      </w:divBdr>
    </w:div>
    <w:div w:id="1114519471">
      <w:bodyDiv w:val="1"/>
      <w:marLeft w:val="0"/>
      <w:marRight w:val="0"/>
      <w:marTop w:val="0"/>
      <w:marBottom w:val="0"/>
      <w:divBdr>
        <w:top w:val="none" w:sz="0" w:space="0" w:color="auto"/>
        <w:left w:val="none" w:sz="0" w:space="0" w:color="auto"/>
        <w:bottom w:val="none" w:sz="0" w:space="0" w:color="auto"/>
        <w:right w:val="none" w:sz="0" w:space="0" w:color="auto"/>
      </w:divBdr>
    </w:div>
    <w:div w:id="1129010288">
      <w:bodyDiv w:val="1"/>
      <w:marLeft w:val="0"/>
      <w:marRight w:val="0"/>
      <w:marTop w:val="0"/>
      <w:marBottom w:val="0"/>
      <w:divBdr>
        <w:top w:val="none" w:sz="0" w:space="0" w:color="auto"/>
        <w:left w:val="none" w:sz="0" w:space="0" w:color="auto"/>
        <w:bottom w:val="none" w:sz="0" w:space="0" w:color="auto"/>
        <w:right w:val="none" w:sz="0" w:space="0" w:color="auto"/>
      </w:divBdr>
    </w:div>
    <w:div w:id="1175263719">
      <w:bodyDiv w:val="1"/>
      <w:marLeft w:val="0"/>
      <w:marRight w:val="0"/>
      <w:marTop w:val="0"/>
      <w:marBottom w:val="0"/>
      <w:divBdr>
        <w:top w:val="none" w:sz="0" w:space="0" w:color="auto"/>
        <w:left w:val="none" w:sz="0" w:space="0" w:color="auto"/>
        <w:bottom w:val="none" w:sz="0" w:space="0" w:color="auto"/>
        <w:right w:val="none" w:sz="0" w:space="0" w:color="auto"/>
      </w:divBdr>
      <w:divsChild>
        <w:div w:id="892693897">
          <w:marLeft w:val="0"/>
          <w:marRight w:val="0"/>
          <w:marTop w:val="0"/>
          <w:marBottom w:val="0"/>
          <w:divBdr>
            <w:top w:val="none" w:sz="0" w:space="0" w:color="auto"/>
            <w:left w:val="none" w:sz="0" w:space="0" w:color="auto"/>
            <w:bottom w:val="none" w:sz="0" w:space="0" w:color="auto"/>
            <w:right w:val="none" w:sz="0" w:space="0" w:color="auto"/>
          </w:divBdr>
        </w:div>
        <w:div w:id="1227253746">
          <w:marLeft w:val="0"/>
          <w:marRight w:val="0"/>
          <w:marTop w:val="0"/>
          <w:marBottom w:val="0"/>
          <w:divBdr>
            <w:top w:val="none" w:sz="0" w:space="0" w:color="auto"/>
            <w:left w:val="none" w:sz="0" w:space="0" w:color="auto"/>
            <w:bottom w:val="none" w:sz="0" w:space="0" w:color="auto"/>
            <w:right w:val="none" w:sz="0" w:space="0" w:color="auto"/>
          </w:divBdr>
        </w:div>
      </w:divsChild>
    </w:div>
    <w:div w:id="1193953180">
      <w:bodyDiv w:val="1"/>
      <w:marLeft w:val="0"/>
      <w:marRight w:val="0"/>
      <w:marTop w:val="0"/>
      <w:marBottom w:val="0"/>
      <w:divBdr>
        <w:top w:val="none" w:sz="0" w:space="0" w:color="auto"/>
        <w:left w:val="none" w:sz="0" w:space="0" w:color="auto"/>
        <w:bottom w:val="none" w:sz="0" w:space="0" w:color="auto"/>
        <w:right w:val="none" w:sz="0" w:space="0" w:color="auto"/>
      </w:divBdr>
    </w:div>
    <w:div w:id="1199396191">
      <w:bodyDiv w:val="1"/>
      <w:marLeft w:val="0"/>
      <w:marRight w:val="0"/>
      <w:marTop w:val="0"/>
      <w:marBottom w:val="0"/>
      <w:divBdr>
        <w:top w:val="none" w:sz="0" w:space="0" w:color="auto"/>
        <w:left w:val="none" w:sz="0" w:space="0" w:color="auto"/>
        <w:bottom w:val="none" w:sz="0" w:space="0" w:color="auto"/>
        <w:right w:val="none" w:sz="0" w:space="0" w:color="auto"/>
      </w:divBdr>
    </w:div>
    <w:div w:id="1224291848">
      <w:bodyDiv w:val="1"/>
      <w:marLeft w:val="0"/>
      <w:marRight w:val="0"/>
      <w:marTop w:val="0"/>
      <w:marBottom w:val="0"/>
      <w:divBdr>
        <w:top w:val="none" w:sz="0" w:space="0" w:color="auto"/>
        <w:left w:val="none" w:sz="0" w:space="0" w:color="auto"/>
        <w:bottom w:val="none" w:sz="0" w:space="0" w:color="auto"/>
        <w:right w:val="none" w:sz="0" w:space="0" w:color="auto"/>
      </w:divBdr>
    </w:div>
    <w:div w:id="1271353722">
      <w:bodyDiv w:val="1"/>
      <w:marLeft w:val="0"/>
      <w:marRight w:val="0"/>
      <w:marTop w:val="0"/>
      <w:marBottom w:val="0"/>
      <w:divBdr>
        <w:top w:val="none" w:sz="0" w:space="0" w:color="auto"/>
        <w:left w:val="none" w:sz="0" w:space="0" w:color="auto"/>
        <w:bottom w:val="none" w:sz="0" w:space="0" w:color="auto"/>
        <w:right w:val="none" w:sz="0" w:space="0" w:color="auto"/>
      </w:divBdr>
    </w:div>
    <w:div w:id="1324897169">
      <w:bodyDiv w:val="1"/>
      <w:marLeft w:val="0"/>
      <w:marRight w:val="0"/>
      <w:marTop w:val="0"/>
      <w:marBottom w:val="0"/>
      <w:divBdr>
        <w:top w:val="none" w:sz="0" w:space="0" w:color="auto"/>
        <w:left w:val="none" w:sz="0" w:space="0" w:color="auto"/>
        <w:bottom w:val="none" w:sz="0" w:space="0" w:color="auto"/>
        <w:right w:val="none" w:sz="0" w:space="0" w:color="auto"/>
      </w:divBdr>
    </w:div>
    <w:div w:id="1355841476">
      <w:bodyDiv w:val="1"/>
      <w:marLeft w:val="0"/>
      <w:marRight w:val="0"/>
      <w:marTop w:val="0"/>
      <w:marBottom w:val="0"/>
      <w:divBdr>
        <w:top w:val="none" w:sz="0" w:space="0" w:color="auto"/>
        <w:left w:val="none" w:sz="0" w:space="0" w:color="auto"/>
        <w:bottom w:val="none" w:sz="0" w:space="0" w:color="auto"/>
        <w:right w:val="none" w:sz="0" w:space="0" w:color="auto"/>
      </w:divBdr>
    </w:div>
    <w:div w:id="1369180523">
      <w:bodyDiv w:val="1"/>
      <w:marLeft w:val="0"/>
      <w:marRight w:val="0"/>
      <w:marTop w:val="0"/>
      <w:marBottom w:val="0"/>
      <w:divBdr>
        <w:top w:val="none" w:sz="0" w:space="0" w:color="auto"/>
        <w:left w:val="none" w:sz="0" w:space="0" w:color="auto"/>
        <w:bottom w:val="none" w:sz="0" w:space="0" w:color="auto"/>
        <w:right w:val="none" w:sz="0" w:space="0" w:color="auto"/>
      </w:divBdr>
    </w:div>
    <w:div w:id="1380128493">
      <w:bodyDiv w:val="1"/>
      <w:marLeft w:val="0"/>
      <w:marRight w:val="0"/>
      <w:marTop w:val="0"/>
      <w:marBottom w:val="0"/>
      <w:divBdr>
        <w:top w:val="none" w:sz="0" w:space="0" w:color="auto"/>
        <w:left w:val="none" w:sz="0" w:space="0" w:color="auto"/>
        <w:bottom w:val="none" w:sz="0" w:space="0" w:color="auto"/>
        <w:right w:val="none" w:sz="0" w:space="0" w:color="auto"/>
      </w:divBdr>
    </w:div>
    <w:div w:id="1395083424">
      <w:bodyDiv w:val="1"/>
      <w:marLeft w:val="0"/>
      <w:marRight w:val="0"/>
      <w:marTop w:val="0"/>
      <w:marBottom w:val="0"/>
      <w:divBdr>
        <w:top w:val="none" w:sz="0" w:space="0" w:color="auto"/>
        <w:left w:val="none" w:sz="0" w:space="0" w:color="auto"/>
        <w:bottom w:val="none" w:sz="0" w:space="0" w:color="auto"/>
        <w:right w:val="none" w:sz="0" w:space="0" w:color="auto"/>
      </w:divBdr>
    </w:div>
    <w:div w:id="1408184941">
      <w:bodyDiv w:val="1"/>
      <w:marLeft w:val="0"/>
      <w:marRight w:val="0"/>
      <w:marTop w:val="0"/>
      <w:marBottom w:val="0"/>
      <w:divBdr>
        <w:top w:val="none" w:sz="0" w:space="0" w:color="auto"/>
        <w:left w:val="none" w:sz="0" w:space="0" w:color="auto"/>
        <w:bottom w:val="none" w:sz="0" w:space="0" w:color="auto"/>
        <w:right w:val="none" w:sz="0" w:space="0" w:color="auto"/>
      </w:divBdr>
    </w:div>
    <w:div w:id="1412658013">
      <w:bodyDiv w:val="1"/>
      <w:marLeft w:val="0"/>
      <w:marRight w:val="0"/>
      <w:marTop w:val="0"/>
      <w:marBottom w:val="0"/>
      <w:divBdr>
        <w:top w:val="none" w:sz="0" w:space="0" w:color="auto"/>
        <w:left w:val="none" w:sz="0" w:space="0" w:color="auto"/>
        <w:bottom w:val="none" w:sz="0" w:space="0" w:color="auto"/>
        <w:right w:val="none" w:sz="0" w:space="0" w:color="auto"/>
      </w:divBdr>
    </w:div>
    <w:div w:id="1455444990">
      <w:bodyDiv w:val="1"/>
      <w:marLeft w:val="0"/>
      <w:marRight w:val="0"/>
      <w:marTop w:val="0"/>
      <w:marBottom w:val="0"/>
      <w:divBdr>
        <w:top w:val="none" w:sz="0" w:space="0" w:color="auto"/>
        <w:left w:val="none" w:sz="0" w:space="0" w:color="auto"/>
        <w:bottom w:val="none" w:sz="0" w:space="0" w:color="auto"/>
        <w:right w:val="none" w:sz="0" w:space="0" w:color="auto"/>
      </w:divBdr>
    </w:div>
    <w:div w:id="1485196722">
      <w:bodyDiv w:val="1"/>
      <w:marLeft w:val="0"/>
      <w:marRight w:val="0"/>
      <w:marTop w:val="0"/>
      <w:marBottom w:val="0"/>
      <w:divBdr>
        <w:top w:val="none" w:sz="0" w:space="0" w:color="auto"/>
        <w:left w:val="none" w:sz="0" w:space="0" w:color="auto"/>
        <w:bottom w:val="none" w:sz="0" w:space="0" w:color="auto"/>
        <w:right w:val="none" w:sz="0" w:space="0" w:color="auto"/>
      </w:divBdr>
    </w:div>
    <w:div w:id="1532062839">
      <w:bodyDiv w:val="1"/>
      <w:marLeft w:val="0"/>
      <w:marRight w:val="0"/>
      <w:marTop w:val="0"/>
      <w:marBottom w:val="0"/>
      <w:divBdr>
        <w:top w:val="none" w:sz="0" w:space="0" w:color="auto"/>
        <w:left w:val="none" w:sz="0" w:space="0" w:color="auto"/>
        <w:bottom w:val="none" w:sz="0" w:space="0" w:color="auto"/>
        <w:right w:val="none" w:sz="0" w:space="0" w:color="auto"/>
      </w:divBdr>
      <w:divsChild>
        <w:div w:id="184736093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547375714">
      <w:bodyDiv w:val="1"/>
      <w:marLeft w:val="0"/>
      <w:marRight w:val="0"/>
      <w:marTop w:val="0"/>
      <w:marBottom w:val="0"/>
      <w:divBdr>
        <w:top w:val="none" w:sz="0" w:space="0" w:color="auto"/>
        <w:left w:val="none" w:sz="0" w:space="0" w:color="auto"/>
        <w:bottom w:val="none" w:sz="0" w:space="0" w:color="auto"/>
        <w:right w:val="none" w:sz="0" w:space="0" w:color="auto"/>
      </w:divBdr>
    </w:div>
    <w:div w:id="1554273584">
      <w:bodyDiv w:val="1"/>
      <w:marLeft w:val="0"/>
      <w:marRight w:val="0"/>
      <w:marTop w:val="0"/>
      <w:marBottom w:val="0"/>
      <w:divBdr>
        <w:top w:val="none" w:sz="0" w:space="0" w:color="auto"/>
        <w:left w:val="none" w:sz="0" w:space="0" w:color="auto"/>
        <w:bottom w:val="none" w:sz="0" w:space="0" w:color="auto"/>
        <w:right w:val="none" w:sz="0" w:space="0" w:color="auto"/>
      </w:divBdr>
    </w:div>
    <w:div w:id="1574850060">
      <w:bodyDiv w:val="1"/>
      <w:marLeft w:val="0"/>
      <w:marRight w:val="0"/>
      <w:marTop w:val="0"/>
      <w:marBottom w:val="0"/>
      <w:divBdr>
        <w:top w:val="none" w:sz="0" w:space="0" w:color="auto"/>
        <w:left w:val="none" w:sz="0" w:space="0" w:color="auto"/>
        <w:bottom w:val="none" w:sz="0" w:space="0" w:color="auto"/>
        <w:right w:val="none" w:sz="0" w:space="0" w:color="auto"/>
      </w:divBdr>
    </w:div>
    <w:div w:id="1696728687">
      <w:bodyDiv w:val="1"/>
      <w:marLeft w:val="0"/>
      <w:marRight w:val="0"/>
      <w:marTop w:val="0"/>
      <w:marBottom w:val="0"/>
      <w:divBdr>
        <w:top w:val="none" w:sz="0" w:space="0" w:color="auto"/>
        <w:left w:val="none" w:sz="0" w:space="0" w:color="auto"/>
        <w:bottom w:val="none" w:sz="0" w:space="0" w:color="auto"/>
        <w:right w:val="none" w:sz="0" w:space="0" w:color="auto"/>
      </w:divBdr>
    </w:div>
    <w:div w:id="1759717600">
      <w:bodyDiv w:val="1"/>
      <w:marLeft w:val="0"/>
      <w:marRight w:val="0"/>
      <w:marTop w:val="0"/>
      <w:marBottom w:val="0"/>
      <w:divBdr>
        <w:top w:val="none" w:sz="0" w:space="0" w:color="auto"/>
        <w:left w:val="none" w:sz="0" w:space="0" w:color="auto"/>
        <w:bottom w:val="none" w:sz="0" w:space="0" w:color="auto"/>
        <w:right w:val="none" w:sz="0" w:space="0" w:color="auto"/>
      </w:divBdr>
      <w:divsChild>
        <w:div w:id="71430904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773863806">
      <w:bodyDiv w:val="1"/>
      <w:marLeft w:val="0"/>
      <w:marRight w:val="0"/>
      <w:marTop w:val="0"/>
      <w:marBottom w:val="0"/>
      <w:divBdr>
        <w:top w:val="none" w:sz="0" w:space="0" w:color="auto"/>
        <w:left w:val="none" w:sz="0" w:space="0" w:color="auto"/>
        <w:bottom w:val="none" w:sz="0" w:space="0" w:color="auto"/>
        <w:right w:val="none" w:sz="0" w:space="0" w:color="auto"/>
      </w:divBdr>
    </w:div>
    <w:div w:id="1776248558">
      <w:bodyDiv w:val="1"/>
      <w:marLeft w:val="0"/>
      <w:marRight w:val="0"/>
      <w:marTop w:val="0"/>
      <w:marBottom w:val="0"/>
      <w:divBdr>
        <w:top w:val="none" w:sz="0" w:space="0" w:color="auto"/>
        <w:left w:val="none" w:sz="0" w:space="0" w:color="auto"/>
        <w:bottom w:val="none" w:sz="0" w:space="0" w:color="auto"/>
        <w:right w:val="none" w:sz="0" w:space="0" w:color="auto"/>
      </w:divBdr>
    </w:div>
    <w:div w:id="1828012767">
      <w:bodyDiv w:val="1"/>
      <w:marLeft w:val="0"/>
      <w:marRight w:val="0"/>
      <w:marTop w:val="0"/>
      <w:marBottom w:val="0"/>
      <w:divBdr>
        <w:top w:val="none" w:sz="0" w:space="0" w:color="auto"/>
        <w:left w:val="none" w:sz="0" w:space="0" w:color="auto"/>
        <w:bottom w:val="none" w:sz="0" w:space="0" w:color="auto"/>
        <w:right w:val="none" w:sz="0" w:space="0" w:color="auto"/>
      </w:divBdr>
    </w:div>
    <w:div w:id="1893955867">
      <w:bodyDiv w:val="1"/>
      <w:marLeft w:val="0"/>
      <w:marRight w:val="0"/>
      <w:marTop w:val="0"/>
      <w:marBottom w:val="0"/>
      <w:divBdr>
        <w:top w:val="none" w:sz="0" w:space="0" w:color="auto"/>
        <w:left w:val="none" w:sz="0" w:space="0" w:color="auto"/>
        <w:bottom w:val="none" w:sz="0" w:space="0" w:color="auto"/>
        <w:right w:val="none" w:sz="0" w:space="0" w:color="auto"/>
      </w:divBdr>
    </w:div>
    <w:div w:id="1919752540">
      <w:bodyDiv w:val="1"/>
      <w:marLeft w:val="0"/>
      <w:marRight w:val="0"/>
      <w:marTop w:val="0"/>
      <w:marBottom w:val="0"/>
      <w:divBdr>
        <w:top w:val="none" w:sz="0" w:space="0" w:color="auto"/>
        <w:left w:val="none" w:sz="0" w:space="0" w:color="auto"/>
        <w:bottom w:val="none" w:sz="0" w:space="0" w:color="auto"/>
        <w:right w:val="none" w:sz="0" w:space="0" w:color="auto"/>
      </w:divBdr>
      <w:divsChild>
        <w:div w:id="520322119">
          <w:marLeft w:val="0"/>
          <w:marRight w:val="0"/>
          <w:marTop w:val="0"/>
          <w:marBottom w:val="0"/>
          <w:divBdr>
            <w:top w:val="none" w:sz="0" w:space="0" w:color="auto"/>
            <w:left w:val="none" w:sz="0" w:space="0" w:color="auto"/>
            <w:bottom w:val="none" w:sz="0" w:space="0" w:color="auto"/>
            <w:right w:val="none" w:sz="0" w:space="0" w:color="auto"/>
          </w:divBdr>
          <w:divsChild>
            <w:div w:id="1505128677">
              <w:marLeft w:val="0"/>
              <w:marRight w:val="0"/>
              <w:marTop w:val="0"/>
              <w:marBottom w:val="0"/>
              <w:divBdr>
                <w:top w:val="none" w:sz="0" w:space="0" w:color="auto"/>
                <w:left w:val="none" w:sz="0" w:space="0" w:color="auto"/>
                <w:bottom w:val="none" w:sz="0" w:space="0" w:color="auto"/>
                <w:right w:val="none" w:sz="0" w:space="0" w:color="auto"/>
              </w:divBdr>
              <w:divsChild>
                <w:div w:id="3212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1083">
          <w:marLeft w:val="0"/>
          <w:marRight w:val="0"/>
          <w:marTop w:val="0"/>
          <w:marBottom w:val="0"/>
          <w:divBdr>
            <w:top w:val="none" w:sz="0" w:space="0" w:color="auto"/>
            <w:left w:val="none" w:sz="0" w:space="0" w:color="auto"/>
            <w:bottom w:val="none" w:sz="0" w:space="0" w:color="auto"/>
            <w:right w:val="none" w:sz="0" w:space="0" w:color="auto"/>
          </w:divBdr>
          <w:divsChild>
            <w:div w:id="843672262">
              <w:marLeft w:val="0"/>
              <w:marRight w:val="0"/>
              <w:marTop w:val="0"/>
              <w:marBottom w:val="0"/>
              <w:divBdr>
                <w:top w:val="none" w:sz="0" w:space="0" w:color="auto"/>
                <w:left w:val="none" w:sz="0" w:space="0" w:color="auto"/>
                <w:bottom w:val="none" w:sz="0" w:space="0" w:color="auto"/>
                <w:right w:val="none" w:sz="0" w:space="0" w:color="auto"/>
              </w:divBdr>
              <w:divsChild>
                <w:div w:id="8050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703058">
      <w:bodyDiv w:val="1"/>
      <w:marLeft w:val="0"/>
      <w:marRight w:val="0"/>
      <w:marTop w:val="0"/>
      <w:marBottom w:val="0"/>
      <w:divBdr>
        <w:top w:val="none" w:sz="0" w:space="0" w:color="auto"/>
        <w:left w:val="none" w:sz="0" w:space="0" w:color="auto"/>
        <w:bottom w:val="none" w:sz="0" w:space="0" w:color="auto"/>
        <w:right w:val="none" w:sz="0" w:space="0" w:color="auto"/>
      </w:divBdr>
    </w:div>
    <w:div w:id="2046565333">
      <w:bodyDiv w:val="1"/>
      <w:marLeft w:val="0"/>
      <w:marRight w:val="0"/>
      <w:marTop w:val="0"/>
      <w:marBottom w:val="0"/>
      <w:divBdr>
        <w:top w:val="none" w:sz="0" w:space="0" w:color="auto"/>
        <w:left w:val="none" w:sz="0" w:space="0" w:color="auto"/>
        <w:bottom w:val="none" w:sz="0" w:space="0" w:color="auto"/>
        <w:right w:val="none" w:sz="0" w:space="0" w:color="auto"/>
      </w:divBdr>
    </w:div>
    <w:div w:id="2069572359">
      <w:bodyDiv w:val="1"/>
      <w:marLeft w:val="0"/>
      <w:marRight w:val="0"/>
      <w:marTop w:val="0"/>
      <w:marBottom w:val="0"/>
      <w:divBdr>
        <w:top w:val="none" w:sz="0" w:space="0" w:color="auto"/>
        <w:left w:val="none" w:sz="0" w:space="0" w:color="auto"/>
        <w:bottom w:val="none" w:sz="0" w:space="0" w:color="auto"/>
        <w:right w:val="none" w:sz="0" w:space="0" w:color="auto"/>
      </w:divBdr>
    </w:div>
    <w:div w:id="209173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ru.wikipedia.org/wiki/UML" TargetMode="External"/><Relationship Id="rId47" Type="http://schemas.openxmlformats.org/officeDocument/2006/relationships/hyperlink" Target="https://ru.wikipedia.org/wiki/%D0%90%D0%BD%D0%B3%D0%BB%D0%B8%D0%B9%D1%81%D0%BA%D0%B8%D0%B9_%D1%8F%D0%B7%D1%8B%D0%BA" TargetMode="External"/><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hyperlink" Target="http://www.osp.ru/os/2012/09/13032513" TargetMode="External"/><Relationship Id="rId89" Type="http://schemas.openxmlformats.org/officeDocument/2006/relationships/hyperlink" Target="https://ta-aspect.by/kak-uluchshit-kontent-obuchayushhix-kursov-15-receptov-povysheniya-effektivnosti-obucheniya" TargetMode="External"/><Relationship Id="rId112" Type="http://schemas.microsoft.com/office/2011/relationships/people" Target="people.xml"/><Relationship Id="rId16" Type="http://schemas.openxmlformats.org/officeDocument/2006/relationships/image" Target="media/image7.png"/><Relationship Id="rId107" Type="http://schemas.openxmlformats.org/officeDocument/2006/relationships/hyperlink" Target="https://www.watermillsky.ru/%D1%81%D1%82%D0%B0%D1%82%D1%8C%D0%B8/%D0%BD%D0%B0%D0%BF%D0%BE%D0%BB%D0%BD%D0%B5%D0%BD%D0%B8%D0%B5-%D1%81%D0%B0%D0%B9%D1%82%D0%B0-%D0%BA%D0%BE%D0%BD%D1%82%D0%B5%D0%BD%D1%82%D0%BE%D0%BC/25-%D0%BF%D1%80%D0%B8%D0%B7%D0%BD%D0%B0%D0%BA%D0%BE%D0%B2-%D0%BA%D0%B0%D1%87%D0%B5%D1%81%D1%82%D0%B2%D0%B5%D0%BD%D0%BD%D0%BE%D0%B3%D0%BE-%D0%BA%D0%BE%D0%BD%D1%82%D0%B5%D0%BD%D1%82%D0%B0/" TargetMode="External"/><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hyperlink" Target="https://ru.wikipedia.org/wiki/JDBC" TargetMode="External"/><Relationship Id="rId53" Type="http://schemas.openxmlformats.org/officeDocument/2006/relationships/hyperlink" Target="https://ru.wikipedia.org/wiki/%D0%94%D0%B8%D0%B0%D0%B3%D1%80%D0%B0%D0%BC%D0%BC%D0%B0_%D1%81%D0%BE%D1%81%D1%82%D0%BE%D1%8F%D0%BD%D0%B8%D0%B9_(%D1%82%D0%B5%D0%BE%D1%80%D0%B8%D1%8F_%D0%B0%D0%B2%D1%82%D0%BE%D0%BC%D0%B0%D1%82%D0%BE%D0%B2)" TargetMode="External"/><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hyperlink" Target="https://open.sap.com" TargetMode="External"/><Relationship Id="rId5" Type="http://schemas.openxmlformats.org/officeDocument/2006/relationships/webSettings" Target="webSettings.xml"/><Relationship Id="rId90" Type="http://schemas.openxmlformats.org/officeDocument/2006/relationships/hyperlink" Target="https://logistics.ru/9/24/i20_3065.htm" TargetMode="External"/><Relationship Id="rId95" Type="http://schemas.openxmlformats.org/officeDocument/2006/relationships/hyperlink" Target="https://ppt-online.org/287247"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ru.wikipedia.org/wiki/%D0%94%D0%B8%D0%B0%D0%B3%D1%80%D0%B0%D0%BC%D0%BC%D0%B0" TargetMode="External"/><Relationship Id="rId48" Type="http://schemas.openxmlformats.org/officeDocument/2006/relationships/hyperlink" Target="https://ru.wikipedia.org/wiki/%D0%94%D0%B8%D0%B0%D0%B3%D1%80%D0%B0%D0%BC%D0%BC%D0%B0_(UML)" TargetMode="External"/><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theme" Target="theme/theme1.xml"/><Relationship Id="rId80" Type="http://schemas.openxmlformats.org/officeDocument/2006/relationships/image" Target="media/image50.png"/><Relationship Id="rId85" Type="http://schemas.openxmlformats.org/officeDocument/2006/relationships/hyperlink" Target="http://www.omg.org/spec/UML/2.1.2/Superstructure/PDF/"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hyperlink" Target="https://ru.wikipedia.org/wiki/REST" TargetMode="External"/><Relationship Id="rId59" Type="http://schemas.openxmlformats.org/officeDocument/2006/relationships/image" Target="media/image29.png"/><Relationship Id="rId103" Type="http://schemas.openxmlformats.org/officeDocument/2006/relationships/hyperlink" Target="https://popsters.ru/blog/post/23" TargetMode="External"/><Relationship Id="rId108" Type="http://schemas.openxmlformats.org/officeDocument/2006/relationships/hyperlink" Target="https://web.archive.org/web/20070102020959/http://rcdl2003.spbu.ru/~igor/papers/exp-survey/" TargetMode="External"/><Relationship Id="rId54" Type="http://schemas.openxmlformats.org/officeDocument/2006/relationships/hyperlink" Target="https://ru.wikipedia.org/wiki/%D0%94%D0%B8%D0%B0%D0%B3%D1%80%D0%B0%D0%BC%D0%BC%D0%B0_%D1%81%D0%BE%D1%81%D1%82%D0%BE%D1%8F%D0%BD%D0%B8%D0%B9_(UML)" TargetMode="External"/><Relationship Id="rId70" Type="http://schemas.openxmlformats.org/officeDocument/2006/relationships/image" Target="media/image40.png"/><Relationship Id="rId75" Type="http://schemas.openxmlformats.org/officeDocument/2006/relationships/image" Target="media/image45.png"/><Relationship Id="rId91" Type="http://schemas.openxmlformats.org/officeDocument/2006/relationships/hyperlink" Target="https://teachbase.ru/learning/obuchenie/obuchenie-personala-zalog-uspeha-kompanii/" TargetMode="External"/><Relationship Id="rId96" Type="http://schemas.openxmlformats.org/officeDocument/2006/relationships/hyperlink" Target="https://ieee-sa.imeetcentral.com/ltsc/"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ru.wikipedia.org/w/index.php?title=Node_(UML)&amp;action=edit&amp;redlink=1" TargetMode="External"/><Relationship Id="rId49" Type="http://schemas.openxmlformats.org/officeDocument/2006/relationships/hyperlink" Target="https://ru.wikipedia.org/wiki/%D0%9F%D1%80%D0%B5%D1%86%D0%B5%D0%B4%D0%B5%D0%BD%D1%82_(UML)" TargetMode="External"/><Relationship Id="rId57" Type="http://schemas.openxmlformats.org/officeDocument/2006/relationships/image" Target="media/image27.png"/><Relationship Id="rId106" Type="http://schemas.openxmlformats.org/officeDocument/2006/relationships/hyperlink" Target="https://netpeak.net/ru/blog/kriterii-kachestvennogo-kontenta-story/" TargetMode="External"/><Relationship Id="rId10" Type="http://schemas.openxmlformats.org/officeDocument/2006/relationships/hyperlink" Target="http://www.park.by/?lng=ru" TargetMode="External"/><Relationship Id="rId31" Type="http://schemas.openxmlformats.org/officeDocument/2006/relationships/image" Target="media/image21.png"/><Relationship Id="rId44" Type="http://schemas.openxmlformats.org/officeDocument/2006/relationships/hyperlink" Target="https://ru.wikipedia.org/w/index.php?title=%D0%9A%D0%BE%D0%BC%D0%BF%D0%BE%D0%BD%D0%B5%D0%BD%D1%82_(UML)&amp;action=edit&amp;redlink=1" TargetMode="External"/><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hyperlink" Target="https://www.omg.org/spec/UML/2.1.2/Superstructure/PDF/" TargetMode="External"/><Relationship Id="rId94" Type="http://schemas.openxmlformats.org/officeDocument/2006/relationships/hyperlink" Target="https://www.eg-online.ru/article/379847/" TargetMode="External"/><Relationship Id="rId99" Type="http://schemas.openxmlformats.org/officeDocument/2006/relationships/hyperlink" Target="https://habr.com" TargetMode="External"/><Relationship Id="rId101" Type="http://schemas.openxmlformats.org/officeDocument/2006/relationships/hyperlink" Target="https://abap-blog.ru" TargetMode="External"/><Relationship Id="rId4" Type="http://schemas.openxmlformats.org/officeDocument/2006/relationships/settings" Target="settings.xml"/><Relationship Id="rId9" Type="http://schemas.openxmlformats.org/officeDocument/2006/relationships/hyperlink" Target="https://open.sap.co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ru.wikipedia.org/wiki/RMI" TargetMode="External"/><Relationship Id="rId109" Type="http://schemas.openxmlformats.org/officeDocument/2006/relationships/hyperlink" Target="http://cdo.vsgaki.ru/mod/glossary/showentry.php?courseid=1&amp;concept=%D0%94%D0%B8%D0%B4%D0%B0%D0%BA%D1%82%D0%B8%D1%87%D0%B5%D1%81%D0%BA%D0%B0%D1%8F+%D0%B5%D0%B4%D0%B8%D0%BD%D0%B8%D1%86%D0%B0#:~:text=%D0%94%D0%B8%D0%B4%D0%B0%D0%BA%D1%82%D0%B8%D1%87%D0%B5%D1%81%D0%BA%D0%B0%D1%8F%20%D0%B5%D0%B4%D0%B8%D0%BD%D0%B8%D1%86%D0%B0%20%2D%20%D1%8D%D0%BB%D0%B5%D0%BC%D0%B5%D0%BD%D1%82%20%D1%81%D0%BE%D0%B4%D0%B5%D1%80%D0%B6%D0%B0%D0%BD%D0%B8%D1%8F%20%D1%83%D1%87%D0%B5%D0%B1%D0%BD%D0%BE%D0%B3%D0%BE,%D0%BF%D1%80%D0%BE%D1%84%D0%B5%D1%81%D1%81%D0%B8%D0%BE%D0%BD%D0%B0%D0%BB%D1%8C%D0%BD%D0%BE%D0%B9%20%D0%B4%D0%B8%D1%81%D1%86%D0%B8%D0%BF%D0%BB%D0%B8%D0%BD%D1%8B%20%D0%B8%D0%BB%D0%B8%20%D0%BE%D0%B1%D1%89%D0%B5%D0%BE%D0%B1%D1%80%D0%B0%D0%B7%D0%BE%D0%B2%D0%B0%D1%82%D0%B5%D0%BB%D1%8C%D0%BD%D0%BE%D0%B3%D0%BE%20%D0%BF%D1%80%D0%B5%D0%B4%D0%BC%D0%B5%D1%82%D0%B0" TargetMode="External"/><Relationship Id="rId34" Type="http://schemas.openxmlformats.org/officeDocument/2006/relationships/hyperlink" Target="https://ru.wikipedia.org/wiki/%D0%90%D0%BD%D0%B3%D0%BB%D0%B8%D0%B9%D1%81%D0%BA%D0%B8%D0%B9_%D1%8F%D0%B7%D1%8B%D0%BA" TargetMode="External"/><Relationship Id="rId50" Type="http://schemas.openxmlformats.org/officeDocument/2006/relationships/hyperlink" Target="https://ru.wikipedia.org/wiki/%D0%9E%D0%B1%D1%8A%D0%B5%D0%BA%D1%82_(%D0%BF%D1%80%D0%BE%D0%B3%D1%80%D0%B0%D0%BC%D0%BC%D0%B8%D1%80%D0%BE%D0%B2%D0%B0%D0%BD%D0%B8%D0%B5)" TargetMode="External"/><Relationship Id="rId55" Type="http://schemas.openxmlformats.org/officeDocument/2006/relationships/hyperlink" Target="https://ru.wikipedia.org/wiki/%D0%94%D0%B8%D0%B0%D0%B3%D1%80%D0%B0%D0%BC%D0%BC%D0%B0_%D1%81%D0%BE%D1%81%D1%82%D0%BE%D1%8F%D0%BD%D0%B8%D0%B9_(UML)" TargetMode="External"/><Relationship Id="rId76" Type="http://schemas.openxmlformats.org/officeDocument/2006/relationships/image" Target="media/image46.png"/><Relationship Id="rId97" Type="http://schemas.openxmlformats.org/officeDocument/2006/relationships/hyperlink" Target="https://smmplanner.com/blog/instrukciya-po-vidam-kontenta/#:~:text=%D0%9E%D0%B1%D1%83%D1%87%D0%B0%D1%8E%D1%89%D0%B8%D0%B9%20%D0%BA%D0%BE%D0%BD%D1%82%D0%B5%D0%BD%D1%82%2D%20%D0%BA%D0%BE%D0%BD%D1%82%D0%B5%D0%BD%D1%82%2C%20%D0%BF%D0%BE%D0%BC%D0%BE%D0%B3%D0%B0%D1%8E%D1%89%D0%B8%D0%B9%20%D0%B2,%D0%B7%D0%BD%D0%B0%D0%BD%D0%B8%D0%B9%20%D0%BF%D0%BE%D0%B4%D0%BF%D0%B8%D1%81%D1%87%D0%B8%D0%BA%D0%B0%D0%BC%D0%B8%2C%20%D1%80%D0%B5%D1%88%D0%B0%D1%8E%D1%89%D0%B8%D0%B9%20%D0%BF%D1%80%D0%BE%D0%B1%D0%BB%D0%B5%D0%BC%D1%8B%20%D0%B0%D1%83%D0%B4%D0%B8%D1%82%D0%BE%D1%80%D0%B8%D0%B8" TargetMode="External"/><Relationship Id="rId104" Type="http://schemas.openxmlformats.org/officeDocument/2006/relationships/hyperlink" Target="https://web.archive.org/web/20120615145611/http://www.austria-lexikon.at/attach/User/Trattner%20Christoph/trattner_kappe.pdf" TargetMode="External"/><Relationship Id="rId7" Type="http://schemas.openxmlformats.org/officeDocument/2006/relationships/hyperlink" Target="https://habr.com" TargetMode="External"/><Relationship Id="rId71" Type="http://schemas.openxmlformats.org/officeDocument/2006/relationships/image" Target="media/image41.png"/><Relationship Id="rId92" Type="http://schemas.openxmlformats.org/officeDocument/2006/relationships/hyperlink" Target="https://textbooks.studio/menedjment-upravlenie-personalom/tseli-zadachi-metodyi-26926.html" TargetMode="External"/><Relationship Id="rId2" Type="http://schemas.openxmlformats.org/officeDocument/2006/relationships/numbering" Target="numbering.xml"/><Relationship Id="rId29" Type="http://schemas.openxmlformats.org/officeDocument/2006/relationships/hyperlink" Target="https://help.sap.com/viewer/cc0c305d2fab47bd808adcad3ca7ee9d/7.51.4/en-US/3b77569ca8ee4226bdab4fcebd6f6ea6.html" TargetMode="External"/><Relationship Id="rId24" Type="http://schemas.openxmlformats.org/officeDocument/2006/relationships/image" Target="media/image15.png"/><Relationship Id="rId40" Type="http://schemas.openxmlformats.org/officeDocument/2006/relationships/image" Target="media/image24.png"/><Relationship Id="rId45" Type="http://schemas.openxmlformats.org/officeDocument/2006/relationships/hyperlink" Target="https://ru.wikipedia.org/wiki/%D0%A4%D0%B0%D0%B9%D0%BB" TargetMode="External"/><Relationship Id="rId66" Type="http://schemas.openxmlformats.org/officeDocument/2006/relationships/image" Target="media/image36.png"/><Relationship Id="rId87" Type="http://schemas.openxmlformats.org/officeDocument/2006/relationships/hyperlink" Target="http://www.omg.org/spec/UML/2.1.2/Superstructure/PDF" TargetMode="External"/><Relationship Id="rId110" Type="http://schemas.openxmlformats.org/officeDocument/2006/relationships/hyperlink" Target="https://xn--80acgfbsl1azdqr.xn--p1ai/file/4209e47a9c4187b9018f332ff9eda926" TargetMode="External"/><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hyperlink" Target="https://ru.wikipedia.org/wiki/UML" TargetMode="External"/><Relationship Id="rId56" Type="http://schemas.openxmlformats.org/officeDocument/2006/relationships/hyperlink" Target="https://ru.wikipedia.org/wiki/%D0%91%D0%B8%D0%B7%D0%BD%D0%B5%D1%81-%D0%BF%D1%80%D0%BE%D1%86%D0%B5%D1%81%D1%81" TargetMode="External"/><Relationship Id="rId77" Type="http://schemas.openxmlformats.org/officeDocument/2006/relationships/image" Target="media/image47.png"/><Relationship Id="rId100" Type="http://schemas.openxmlformats.org/officeDocument/2006/relationships/hyperlink" Target="https://sapyard.com" TargetMode="External"/><Relationship Id="rId105" Type="http://schemas.openxmlformats.org/officeDocument/2006/relationships/hyperlink" Target="https://vc.ru/marketing/66104-kak-organizovat-otdel-kontent-marketinga-rekomendacii-i-opyt-odnoy-kompanii" TargetMode="External"/><Relationship Id="rId8" Type="http://schemas.openxmlformats.org/officeDocument/2006/relationships/hyperlink" Target="https://abap-blog.ru" TargetMode="External"/><Relationship Id="rId51" Type="http://schemas.openxmlformats.org/officeDocument/2006/relationships/hyperlink" Target="https://ru.wikipedia.org/wiki/%D0%90%D0%BD%D0%B3%D0%BB%D0%B8%D0%B9%D1%81%D0%BA%D0%B8%D0%B9_%D1%8F%D0%B7%D1%8B%D0%BA" TargetMode="External"/><Relationship Id="rId72" Type="http://schemas.openxmlformats.org/officeDocument/2006/relationships/image" Target="media/image42.png"/><Relationship Id="rId93" Type="http://schemas.openxmlformats.org/officeDocument/2006/relationships/hyperlink" Target="https://delo-press.ru/journals/documents/informatsionnye-tekhnologii/45213-konstruktivnyy-podkhod-k-organizatsii-khraneniya-elektronnykh-dokumentov/" TargetMode="External"/><Relationship Id="rId98" Type="http://schemas.openxmlformats.org/officeDocument/2006/relationships/hyperlink" Target="https://webinar.ru/articles/webinari-chto-eto-takoe/"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25.png"/><Relationship Id="rId67"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hyperlink" Target="https://ru.wikipedia.org/wiki/%D0%90%D0%BD%D0%B3%D0%BB%D0%B8%D0%B9%D1%81%D0%BA%D0%B8%D0%B9_%D1%8F%D0%B7%D1%8B%D0%BA" TargetMode="External"/><Relationship Id="rId62" Type="http://schemas.openxmlformats.org/officeDocument/2006/relationships/image" Target="media/image32.png"/><Relationship Id="rId83" Type="http://schemas.openxmlformats.org/officeDocument/2006/relationships/hyperlink" Target="https://coderlessons.com/" TargetMode="External"/><Relationship Id="rId88" Type="http://schemas.openxmlformats.org/officeDocument/2006/relationships/hyperlink" Target="https://www.omg.org/spec/UML/2.1.2/Superstructure/PDF" TargetMode="External"/><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9DE91-4BCC-476B-BC57-77B36813B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81</Pages>
  <Words>15840</Words>
  <Characters>90288</Characters>
  <Application>Microsoft Office Word</Application>
  <DocSecurity>0</DocSecurity>
  <Lines>752</Lines>
  <Paragraphs>211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Красовский</dc:creator>
  <cp:keywords/>
  <dc:description/>
  <cp:lastModifiedBy>Егор Красовский</cp:lastModifiedBy>
  <cp:revision>13</cp:revision>
  <cp:lastPrinted>2021-04-25T17:38:00Z</cp:lastPrinted>
  <dcterms:created xsi:type="dcterms:W3CDTF">2021-04-25T14:28:00Z</dcterms:created>
  <dcterms:modified xsi:type="dcterms:W3CDTF">2021-04-25T21:56:00Z</dcterms:modified>
</cp:coreProperties>
</file>