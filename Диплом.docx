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B0A44"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bookmarkStart w:id="0" w:name="_Hlk69515695"/>
      <w:bookmarkStart w:id="1" w:name="_Toc59002685"/>
      <w:r w:rsidRPr="0032632D">
        <w:rPr>
          <w:rFonts w:ascii="Times New Roman" w:eastAsia="Times New Roman" w:hAnsi="Times New Roman" w:cs="Times New Roman"/>
          <w:sz w:val="28"/>
          <w:szCs w:val="28"/>
          <w:lang w:eastAsia="ru-RU"/>
        </w:rPr>
        <w:t>Министерство образования Республики Беларусь</w:t>
      </w:r>
    </w:p>
    <w:p w14:paraId="2395C44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p>
    <w:p w14:paraId="4398592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Учреждение образования</w:t>
      </w:r>
    </w:p>
    <w:p w14:paraId="48F48417"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БЕЛОРУССКИЙ ГОСУДАРСТВЕННЫЙ УНИВЕРСИТЕТ</w:t>
      </w:r>
    </w:p>
    <w:p w14:paraId="79FCC926" w14:textId="677C49EF" w:rsidR="0032632D" w:rsidRPr="008218B0" w:rsidRDefault="0032632D" w:rsidP="0032632D">
      <w:pPr>
        <w:jc w:val="center"/>
        <w:rPr>
          <w:rFonts w:eastAsia="Times New Roman" w:cs="Times New Roman"/>
          <w:szCs w:val="28"/>
          <w:lang w:eastAsia="ru-RU"/>
        </w:rPr>
      </w:pPr>
      <w:r w:rsidRPr="0032632D">
        <w:rPr>
          <w:rFonts w:ascii="Times New Roman" w:eastAsia="Times New Roman" w:hAnsi="Times New Roman" w:cs="Times New Roman"/>
          <w:sz w:val="28"/>
          <w:szCs w:val="28"/>
          <w:lang w:eastAsia="ru-RU"/>
        </w:rPr>
        <w:t>ИНФОРМАТИКИ И РАДИОЭЛЕКТРОНИКИ</w:t>
      </w:r>
    </w:p>
    <w:p w14:paraId="71BD9F07"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Факультет инженерно-экономический</w:t>
      </w:r>
    </w:p>
    <w:p w14:paraId="128AC2DC" w14:textId="77777777" w:rsidR="0032632D" w:rsidRPr="0032632D" w:rsidRDefault="0032632D" w:rsidP="0032632D">
      <w:pPr>
        <w:spacing w:after="0"/>
        <w:rPr>
          <w:rFonts w:ascii="Times New Roman" w:eastAsia="Times New Roman" w:hAnsi="Times New Roman" w:cs="Times New Roman"/>
          <w:sz w:val="28"/>
          <w:szCs w:val="28"/>
          <w:lang w:eastAsia="ru-RU"/>
        </w:rPr>
      </w:pPr>
    </w:p>
    <w:p w14:paraId="70623A60"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Кафедра экономической информатики</w:t>
      </w:r>
    </w:p>
    <w:p w14:paraId="03666785" w14:textId="77777777" w:rsidR="0032632D" w:rsidRPr="008218B0" w:rsidRDefault="0032632D" w:rsidP="0032632D">
      <w:pPr>
        <w:rPr>
          <w:rFonts w:eastAsia="Times New Roman" w:cs="Times New Roman"/>
          <w:szCs w:val="28"/>
          <w:lang w:eastAsia="ru-RU"/>
        </w:rPr>
      </w:pPr>
    </w:p>
    <w:p w14:paraId="0A9E0980" w14:textId="77777777" w:rsidR="0032632D" w:rsidRPr="008218B0" w:rsidRDefault="0032632D" w:rsidP="0032632D">
      <w:pPr>
        <w:rPr>
          <w:rFonts w:eastAsia="Times New Roman" w:cs="Times New Roman"/>
          <w:szCs w:val="28"/>
          <w:lang w:eastAsia="ru-RU"/>
        </w:rPr>
      </w:pPr>
    </w:p>
    <w:p w14:paraId="6BDF1F1B" w14:textId="77777777" w:rsidR="0032632D" w:rsidRPr="008218B0" w:rsidRDefault="0032632D" w:rsidP="0032632D">
      <w:pPr>
        <w:rPr>
          <w:rFonts w:eastAsia="Times New Roman" w:cs="Times New Roman"/>
          <w:szCs w:val="28"/>
          <w:lang w:eastAsia="ru-RU"/>
        </w:rPr>
      </w:pPr>
    </w:p>
    <w:p w14:paraId="69B94412" w14:textId="77777777" w:rsidR="0032632D" w:rsidRPr="008218B0" w:rsidRDefault="0032632D" w:rsidP="0032632D">
      <w:pPr>
        <w:rPr>
          <w:rFonts w:eastAsia="Times New Roman" w:cs="Times New Roman"/>
          <w:szCs w:val="28"/>
          <w:lang w:eastAsia="ru-RU"/>
        </w:rPr>
      </w:pPr>
    </w:p>
    <w:p w14:paraId="03754AB9" w14:textId="77777777" w:rsidR="0032632D" w:rsidRPr="008218B0" w:rsidRDefault="0032632D" w:rsidP="0032632D">
      <w:pPr>
        <w:rPr>
          <w:rFonts w:eastAsia="Times New Roman" w:cs="Times New Roman"/>
          <w:szCs w:val="28"/>
          <w:lang w:eastAsia="ru-RU"/>
        </w:rPr>
      </w:pPr>
    </w:p>
    <w:p w14:paraId="45C04910"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ОТЧЕТ</w:t>
      </w:r>
    </w:p>
    <w:bookmarkEnd w:id="0"/>
    <w:p w14:paraId="6DA18135" w14:textId="6364776B"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 xml:space="preserve">по преддипломной практике на предприятии </w:t>
      </w:r>
      <w:r>
        <w:rPr>
          <w:rFonts w:ascii="Times New Roman" w:eastAsia="Times New Roman" w:hAnsi="Times New Roman" w:cs="Times New Roman"/>
          <w:sz w:val="28"/>
          <w:szCs w:val="28"/>
          <w:lang w:eastAsia="ru-RU"/>
        </w:rPr>
        <w:t>и</w:t>
      </w:r>
      <w:r w:rsidRPr="0032632D">
        <w:rPr>
          <w:rFonts w:ascii="Times New Roman" w:eastAsia="Times New Roman" w:hAnsi="Times New Roman" w:cs="Times New Roman"/>
          <w:sz w:val="28"/>
          <w:szCs w:val="28"/>
          <w:lang w:eastAsia="ru-RU"/>
        </w:rPr>
        <w:t>ностранное производственное унитарное предприятие «АйБиЭй АйТи Парк»</w:t>
      </w:r>
    </w:p>
    <w:p w14:paraId="754C03A7" w14:textId="77777777" w:rsidR="0095401B" w:rsidRDefault="0095401B" w:rsidP="0095401B">
      <w:pPr>
        <w:pStyle w:val="ad"/>
        <w:jc w:val="left"/>
        <w:rPr>
          <w:b w:val="0"/>
          <w:sz w:val="28"/>
          <w:szCs w:val="28"/>
        </w:rPr>
      </w:pPr>
      <w:r>
        <w:rPr>
          <w:b w:val="0"/>
          <w:sz w:val="28"/>
          <w:szCs w:val="28"/>
        </w:rPr>
        <w:t xml:space="preserve"> </w:t>
      </w:r>
    </w:p>
    <w:p w14:paraId="0FAB327D" w14:textId="77777777" w:rsidR="0095401B" w:rsidRDefault="0095401B" w:rsidP="0095401B">
      <w:pPr>
        <w:pStyle w:val="ad"/>
        <w:jc w:val="left"/>
        <w:rPr>
          <w:b w:val="0"/>
          <w:sz w:val="28"/>
          <w:szCs w:val="28"/>
        </w:rPr>
      </w:pPr>
    </w:p>
    <w:p w14:paraId="61958A6C" w14:textId="77777777" w:rsidR="0032632D" w:rsidRDefault="0032632D" w:rsidP="0095401B">
      <w:pPr>
        <w:pStyle w:val="ad"/>
        <w:jc w:val="left"/>
        <w:rPr>
          <w:b w:val="0"/>
          <w:sz w:val="28"/>
          <w:szCs w:val="28"/>
        </w:rPr>
      </w:pPr>
    </w:p>
    <w:p w14:paraId="40EC2E12" w14:textId="77777777" w:rsidR="0032632D" w:rsidRDefault="0032632D" w:rsidP="0095401B">
      <w:pPr>
        <w:pStyle w:val="ad"/>
        <w:jc w:val="left"/>
        <w:rPr>
          <w:b w:val="0"/>
          <w:sz w:val="28"/>
          <w:szCs w:val="28"/>
        </w:rPr>
      </w:pPr>
    </w:p>
    <w:p w14:paraId="05067316" w14:textId="77777777" w:rsidR="0032632D" w:rsidRDefault="0032632D" w:rsidP="0095401B">
      <w:pPr>
        <w:pStyle w:val="ad"/>
        <w:jc w:val="left"/>
        <w:rPr>
          <w:b w:val="0"/>
          <w:sz w:val="28"/>
          <w:szCs w:val="28"/>
        </w:rPr>
      </w:pPr>
    </w:p>
    <w:p w14:paraId="6379C4F8" w14:textId="77777777" w:rsidR="0032632D" w:rsidRDefault="0032632D" w:rsidP="0095401B">
      <w:pPr>
        <w:pStyle w:val="ad"/>
        <w:jc w:val="left"/>
        <w:rPr>
          <w:b w:val="0"/>
          <w:sz w:val="28"/>
          <w:szCs w:val="28"/>
        </w:rPr>
      </w:pPr>
    </w:p>
    <w:tbl>
      <w:tblPr>
        <w:tblStyle w:val="af5"/>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695"/>
      </w:tblGrid>
      <w:tr w:rsidR="0032632D" w14:paraId="4925F086" w14:textId="77777777" w:rsidTr="0032632D">
        <w:trPr>
          <w:trHeight w:val="494"/>
        </w:trPr>
        <w:tc>
          <w:tcPr>
            <w:tcW w:w="5949" w:type="dxa"/>
          </w:tcPr>
          <w:p w14:paraId="2EF3F53A" w14:textId="1FEDE412" w:rsidR="0032632D" w:rsidRPr="0032632D" w:rsidRDefault="00B74D71"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Исполнитель:</w:t>
            </w:r>
            <w:r w:rsidR="0032632D" w:rsidRPr="0032632D">
              <w:rPr>
                <w:rFonts w:ascii="Times New Roman" w:hAnsi="Times New Roman" w:cs="Times New Roman"/>
                <w:sz w:val="28"/>
                <w:szCs w:val="28"/>
              </w:rPr>
              <w:t xml:space="preserve">                </w:t>
            </w:r>
          </w:p>
        </w:tc>
        <w:tc>
          <w:tcPr>
            <w:tcW w:w="3695" w:type="dxa"/>
          </w:tcPr>
          <w:p w14:paraId="60137AF9" w14:textId="03442F1D"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Е.П. Красовский</w:t>
            </w:r>
          </w:p>
        </w:tc>
      </w:tr>
      <w:tr w:rsidR="0032632D" w14:paraId="23245F18" w14:textId="77777777" w:rsidTr="0032632D">
        <w:trPr>
          <w:trHeight w:val="1111"/>
        </w:trPr>
        <w:tc>
          <w:tcPr>
            <w:tcW w:w="5949" w:type="dxa"/>
          </w:tcPr>
          <w:p w14:paraId="4F893153" w14:textId="412E1639"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Руководитель практики от вуза:</w:t>
            </w:r>
          </w:p>
        </w:tc>
        <w:tc>
          <w:tcPr>
            <w:tcW w:w="3695" w:type="dxa"/>
          </w:tcPr>
          <w:p w14:paraId="5D362587" w14:textId="4E455F27" w:rsidR="0032632D" w:rsidRPr="0032632D" w:rsidRDefault="0032632D" w:rsidP="0032632D">
            <w:pPr>
              <w:tabs>
                <w:tab w:val="left" w:pos="0"/>
                <w:tab w:val="left" w:pos="851"/>
              </w:tabs>
            </w:pPr>
            <w:r w:rsidRPr="0032632D">
              <w:rPr>
                <w:rFonts w:ascii="Times New Roman" w:hAnsi="Times New Roman" w:cs="Times New Roman"/>
                <w:sz w:val="28"/>
                <w:szCs w:val="28"/>
              </w:rPr>
              <w:t>Е. Н. Унучек</w:t>
            </w:r>
            <w:r>
              <w:t xml:space="preserve"> </w:t>
            </w:r>
            <w:r w:rsidRPr="0032632D">
              <w:rPr>
                <w:rFonts w:ascii="Times New Roman" w:hAnsi="Times New Roman" w:cs="Times New Roman"/>
                <w:sz w:val="28"/>
                <w:szCs w:val="28"/>
              </w:rPr>
              <w:t>Старший преподаватель, зам зав кафедрой по учебной работе, ответственный от кафедры за СМК</w:t>
            </w:r>
          </w:p>
        </w:tc>
      </w:tr>
      <w:tr w:rsidR="0032632D" w14:paraId="77B3332A" w14:textId="77777777" w:rsidTr="0032632D">
        <w:trPr>
          <w:trHeight w:val="1112"/>
        </w:trPr>
        <w:tc>
          <w:tcPr>
            <w:tcW w:w="5949" w:type="dxa"/>
          </w:tcPr>
          <w:p w14:paraId="342AAB5D" w14:textId="77777777" w:rsidR="0032632D" w:rsidRPr="0032632D" w:rsidRDefault="0032632D" w:rsidP="0032632D">
            <w:pPr>
              <w:spacing w:line="259" w:lineRule="auto"/>
              <w:rPr>
                <w:rFonts w:ascii="Times New Roman" w:hAnsi="Times New Roman" w:cs="Times New Roman"/>
                <w:sz w:val="28"/>
                <w:szCs w:val="28"/>
              </w:rPr>
            </w:pPr>
            <w:r w:rsidRPr="0032632D">
              <w:rPr>
                <w:rFonts w:ascii="Times New Roman" w:hAnsi="Times New Roman" w:cs="Times New Roman"/>
                <w:sz w:val="28"/>
                <w:szCs w:val="28"/>
              </w:rPr>
              <w:t>Руководитель практики</w:t>
            </w:r>
          </w:p>
          <w:p w14:paraId="4560E5E6" w14:textId="63FCDC7C"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от предприятия:</w:t>
            </w:r>
          </w:p>
        </w:tc>
        <w:tc>
          <w:tcPr>
            <w:tcW w:w="3695" w:type="dxa"/>
          </w:tcPr>
          <w:p w14:paraId="31608727" w14:textId="6B924870" w:rsidR="0032632D" w:rsidRPr="00446ECD" w:rsidRDefault="00446ECD"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Л.Ч.Бровко</w:t>
            </w:r>
          </w:p>
        </w:tc>
      </w:tr>
    </w:tbl>
    <w:p w14:paraId="2910859F" w14:textId="77777777" w:rsidR="0032632D" w:rsidRDefault="0032632D" w:rsidP="0032632D">
      <w:pPr>
        <w:jc w:val="center"/>
        <w:rPr>
          <w:rFonts w:ascii="Times New Roman" w:eastAsia="Times New Roman" w:hAnsi="Times New Roman" w:cs="Times New Roman"/>
          <w:sz w:val="28"/>
          <w:szCs w:val="28"/>
          <w:lang w:eastAsia="ru-RU"/>
        </w:rPr>
      </w:pPr>
    </w:p>
    <w:p w14:paraId="264C4EB9"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Минск 2021</w:t>
      </w:r>
    </w:p>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3076E09A" w14:textId="28BF0FA9" w:rsidR="00C447C5"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286220" w:history="1">
            <w:r w:rsidR="00C447C5" w:rsidRPr="00397207">
              <w:rPr>
                <w:rStyle w:val="af2"/>
                <w:rFonts w:ascii="Times New Roman" w:eastAsia="Times New Roman" w:hAnsi="Times New Roman" w:cs="Times New Roman"/>
                <w:caps/>
                <w:noProof/>
                <w:lang w:eastAsia="ru-RU"/>
              </w:rPr>
              <w:t>Введение</w:t>
            </w:r>
            <w:r w:rsidR="00C447C5">
              <w:rPr>
                <w:noProof/>
                <w:webHidden/>
              </w:rPr>
              <w:tab/>
            </w:r>
            <w:r w:rsidR="00C447C5">
              <w:rPr>
                <w:noProof/>
                <w:webHidden/>
              </w:rPr>
              <w:fldChar w:fldCharType="begin"/>
            </w:r>
            <w:r w:rsidR="00C447C5">
              <w:rPr>
                <w:noProof/>
                <w:webHidden/>
              </w:rPr>
              <w:instrText xml:space="preserve"> PAGEREF _Toc70286220 \h </w:instrText>
            </w:r>
            <w:r w:rsidR="00C447C5">
              <w:rPr>
                <w:noProof/>
                <w:webHidden/>
              </w:rPr>
            </w:r>
            <w:r w:rsidR="00C447C5">
              <w:rPr>
                <w:noProof/>
                <w:webHidden/>
              </w:rPr>
              <w:fldChar w:fldCharType="separate"/>
            </w:r>
            <w:r w:rsidR="00C447C5">
              <w:rPr>
                <w:noProof/>
                <w:webHidden/>
              </w:rPr>
              <w:t>4</w:t>
            </w:r>
            <w:r w:rsidR="00C447C5">
              <w:rPr>
                <w:noProof/>
                <w:webHidden/>
              </w:rPr>
              <w:fldChar w:fldCharType="end"/>
            </w:r>
          </w:hyperlink>
        </w:p>
        <w:p w14:paraId="5B933894" w14:textId="36A19BF0" w:rsidR="00C447C5" w:rsidRDefault="004E5030">
          <w:pPr>
            <w:pStyle w:val="11"/>
            <w:tabs>
              <w:tab w:val="left" w:pos="440"/>
              <w:tab w:val="right" w:leader="dot" w:pos="9345"/>
            </w:tabs>
            <w:rPr>
              <w:rFonts w:eastAsiaTheme="minorEastAsia"/>
              <w:noProof/>
              <w:lang w:eastAsia="ru-RU"/>
            </w:rPr>
          </w:pPr>
          <w:hyperlink w:anchor="_Toc70286221" w:history="1">
            <w:r w:rsidR="00C447C5" w:rsidRPr="00397207">
              <w:rPr>
                <w:rStyle w:val="af2"/>
                <w:rFonts w:ascii="Times New Roman" w:eastAsia="Times New Roman" w:hAnsi="Times New Roman" w:cs="Times New Roman"/>
                <w:noProof/>
                <w:kern w:val="32"/>
                <w:lang w:eastAsia="ru-RU"/>
              </w:rPr>
              <w:t>1.</w:t>
            </w:r>
            <w:r w:rsidR="00C447C5">
              <w:rPr>
                <w:rFonts w:eastAsiaTheme="minorEastAsia"/>
                <w:noProof/>
                <w:lang w:eastAsia="ru-RU"/>
              </w:rPr>
              <w:tab/>
            </w:r>
            <w:r w:rsidR="00C447C5" w:rsidRPr="00397207">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C447C5">
              <w:rPr>
                <w:noProof/>
                <w:webHidden/>
              </w:rPr>
              <w:tab/>
            </w:r>
            <w:r w:rsidR="00C447C5">
              <w:rPr>
                <w:noProof/>
                <w:webHidden/>
              </w:rPr>
              <w:fldChar w:fldCharType="begin"/>
            </w:r>
            <w:r w:rsidR="00C447C5">
              <w:rPr>
                <w:noProof/>
                <w:webHidden/>
              </w:rPr>
              <w:instrText xml:space="preserve"> PAGEREF _Toc70286221 \h </w:instrText>
            </w:r>
            <w:r w:rsidR="00C447C5">
              <w:rPr>
                <w:noProof/>
                <w:webHidden/>
              </w:rPr>
            </w:r>
            <w:r w:rsidR="00C447C5">
              <w:rPr>
                <w:noProof/>
                <w:webHidden/>
              </w:rPr>
              <w:fldChar w:fldCharType="separate"/>
            </w:r>
            <w:r w:rsidR="00C447C5">
              <w:rPr>
                <w:noProof/>
                <w:webHidden/>
              </w:rPr>
              <w:t>7</w:t>
            </w:r>
            <w:r w:rsidR="00C447C5">
              <w:rPr>
                <w:noProof/>
                <w:webHidden/>
              </w:rPr>
              <w:fldChar w:fldCharType="end"/>
            </w:r>
          </w:hyperlink>
        </w:p>
        <w:p w14:paraId="39EE6E4B" w14:textId="565D610B" w:rsidR="00C447C5" w:rsidRDefault="004E5030">
          <w:pPr>
            <w:pStyle w:val="21"/>
            <w:tabs>
              <w:tab w:val="left" w:pos="880"/>
              <w:tab w:val="right" w:leader="dot" w:pos="9345"/>
            </w:tabs>
            <w:rPr>
              <w:rFonts w:eastAsiaTheme="minorEastAsia"/>
              <w:noProof/>
              <w:lang w:eastAsia="ru-RU"/>
            </w:rPr>
          </w:pPr>
          <w:hyperlink w:anchor="_Toc70286222" w:history="1">
            <w:r w:rsidR="00C447C5" w:rsidRPr="00397207">
              <w:rPr>
                <w:rStyle w:val="af2"/>
                <w:rFonts w:ascii="Times New Roman" w:hAnsi="Times New Roman"/>
                <w:b/>
                <w:noProof/>
              </w:rPr>
              <w:t>1.1.</w:t>
            </w:r>
            <w:r w:rsidR="00C447C5">
              <w:rPr>
                <w:rFonts w:eastAsiaTheme="minorEastAsia"/>
                <w:noProof/>
                <w:lang w:eastAsia="ru-RU"/>
              </w:rPr>
              <w:tab/>
            </w:r>
            <w:r w:rsidR="00C447C5" w:rsidRPr="00397207">
              <w:rPr>
                <w:rStyle w:val="af2"/>
                <w:rFonts w:ascii="Times New Roman" w:hAnsi="Times New Roman"/>
                <w:b/>
                <w:noProof/>
              </w:rPr>
              <w:t>Подходы к распространения обучающего контента</w:t>
            </w:r>
            <w:r w:rsidR="00C447C5">
              <w:rPr>
                <w:noProof/>
                <w:webHidden/>
              </w:rPr>
              <w:tab/>
            </w:r>
            <w:r w:rsidR="00C447C5">
              <w:rPr>
                <w:noProof/>
                <w:webHidden/>
              </w:rPr>
              <w:fldChar w:fldCharType="begin"/>
            </w:r>
            <w:r w:rsidR="00C447C5">
              <w:rPr>
                <w:noProof/>
                <w:webHidden/>
              </w:rPr>
              <w:instrText xml:space="preserve"> PAGEREF _Toc70286222 \h </w:instrText>
            </w:r>
            <w:r w:rsidR="00C447C5">
              <w:rPr>
                <w:noProof/>
                <w:webHidden/>
              </w:rPr>
            </w:r>
            <w:r w:rsidR="00C447C5">
              <w:rPr>
                <w:noProof/>
                <w:webHidden/>
              </w:rPr>
              <w:fldChar w:fldCharType="separate"/>
            </w:r>
            <w:r w:rsidR="00C447C5">
              <w:rPr>
                <w:noProof/>
                <w:webHidden/>
              </w:rPr>
              <w:t>7</w:t>
            </w:r>
            <w:r w:rsidR="00C447C5">
              <w:rPr>
                <w:noProof/>
                <w:webHidden/>
              </w:rPr>
              <w:fldChar w:fldCharType="end"/>
            </w:r>
          </w:hyperlink>
        </w:p>
        <w:p w14:paraId="0B09F5A3" w14:textId="3420F122" w:rsidR="00C447C5" w:rsidRDefault="004E5030">
          <w:pPr>
            <w:pStyle w:val="21"/>
            <w:tabs>
              <w:tab w:val="left" w:pos="880"/>
              <w:tab w:val="right" w:leader="dot" w:pos="9345"/>
            </w:tabs>
            <w:rPr>
              <w:rFonts w:eastAsiaTheme="minorEastAsia"/>
              <w:noProof/>
              <w:lang w:eastAsia="ru-RU"/>
            </w:rPr>
          </w:pPr>
          <w:hyperlink w:anchor="_Toc70286223" w:history="1">
            <w:r w:rsidR="00C447C5" w:rsidRPr="00397207">
              <w:rPr>
                <w:rStyle w:val="af2"/>
                <w:rFonts w:ascii="Times New Roman" w:hAnsi="Times New Roman"/>
                <w:b/>
                <w:noProof/>
              </w:rPr>
              <w:t>1.2.</w:t>
            </w:r>
            <w:r w:rsidR="00C447C5">
              <w:rPr>
                <w:rFonts w:eastAsiaTheme="minorEastAsia"/>
                <w:noProof/>
                <w:lang w:eastAsia="ru-RU"/>
              </w:rPr>
              <w:tab/>
            </w:r>
            <w:r w:rsidR="00C447C5" w:rsidRPr="00397207">
              <w:rPr>
                <w:rStyle w:val="af2"/>
                <w:rFonts w:ascii="Times New Roman" w:hAnsi="Times New Roman"/>
                <w:b/>
                <w:noProof/>
              </w:rPr>
              <w:t>Подходы к хранению обучающего контента</w:t>
            </w:r>
            <w:r w:rsidR="00C447C5">
              <w:rPr>
                <w:noProof/>
                <w:webHidden/>
              </w:rPr>
              <w:tab/>
            </w:r>
            <w:r w:rsidR="00C447C5">
              <w:rPr>
                <w:noProof/>
                <w:webHidden/>
              </w:rPr>
              <w:fldChar w:fldCharType="begin"/>
            </w:r>
            <w:r w:rsidR="00C447C5">
              <w:rPr>
                <w:noProof/>
                <w:webHidden/>
              </w:rPr>
              <w:instrText xml:space="preserve"> PAGEREF _Toc70286223 \h </w:instrText>
            </w:r>
            <w:r w:rsidR="00C447C5">
              <w:rPr>
                <w:noProof/>
                <w:webHidden/>
              </w:rPr>
            </w:r>
            <w:r w:rsidR="00C447C5">
              <w:rPr>
                <w:noProof/>
                <w:webHidden/>
              </w:rPr>
              <w:fldChar w:fldCharType="separate"/>
            </w:r>
            <w:r w:rsidR="00C447C5">
              <w:rPr>
                <w:noProof/>
                <w:webHidden/>
              </w:rPr>
              <w:t>9</w:t>
            </w:r>
            <w:r w:rsidR="00C447C5">
              <w:rPr>
                <w:noProof/>
                <w:webHidden/>
              </w:rPr>
              <w:fldChar w:fldCharType="end"/>
            </w:r>
          </w:hyperlink>
        </w:p>
        <w:p w14:paraId="18211F25" w14:textId="0EB21D06" w:rsidR="00C447C5" w:rsidRDefault="004E5030">
          <w:pPr>
            <w:pStyle w:val="21"/>
            <w:tabs>
              <w:tab w:val="left" w:pos="880"/>
              <w:tab w:val="right" w:leader="dot" w:pos="9345"/>
            </w:tabs>
            <w:rPr>
              <w:rFonts w:eastAsiaTheme="minorEastAsia"/>
              <w:noProof/>
              <w:lang w:eastAsia="ru-RU"/>
            </w:rPr>
          </w:pPr>
          <w:hyperlink w:anchor="_Toc70286224" w:history="1">
            <w:r w:rsidR="00C447C5" w:rsidRPr="00397207">
              <w:rPr>
                <w:rStyle w:val="af2"/>
                <w:rFonts w:ascii="Times New Roman" w:hAnsi="Times New Roman"/>
                <w:b/>
                <w:noProof/>
              </w:rPr>
              <w:t>1.3.</w:t>
            </w:r>
            <w:r w:rsidR="00C447C5">
              <w:rPr>
                <w:rFonts w:eastAsiaTheme="minorEastAsia"/>
                <w:noProof/>
                <w:lang w:eastAsia="ru-RU"/>
              </w:rPr>
              <w:tab/>
            </w:r>
            <w:r w:rsidR="00C447C5" w:rsidRPr="00397207">
              <w:rPr>
                <w:rStyle w:val="af2"/>
                <w:rFonts w:ascii="Times New Roman" w:hAnsi="Times New Roman"/>
                <w:b/>
                <w:noProof/>
              </w:rPr>
              <w:t>Подходы к подбору обучающего контента</w:t>
            </w:r>
            <w:r w:rsidR="00C447C5">
              <w:rPr>
                <w:noProof/>
                <w:webHidden/>
              </w:rPr>
              <w:tab/>
            </w:r>
            <w:r w:rsidR="00C447C5">
              <w:rPr>
                <w:noProof/>
                <w:webHidden/>
              </w:rPr>
              <w:fldChar w:fldCharType="begin"/>
            </w:r>
            <w:r w:rsidR="00C447C5">
              <w:rPr>
                <w:noProof/>
                <w:webHidden/>
              </w:rPr>
              <w:instrText xml:space="preserve"> PAGEREF _Toc70286224 \h </w:instrText>
            </w:r>
            <w:r w:rsidR="00C447C5">
              <w:rPr>
                <w:noProof/>
                <w:webHidden/>
              </w:rPr>
            </w:r>
            <w:r w:rsidR="00C447C5">
              <w:rPr>
                <w:noProof/>
                <w:webHidden/>
              </w:rPr>
              <w:fldChar w:fldCharType="separate"/>
            </w:r>
            <w:r w:rsidR="00C447C5">
              <w:rPr>
                <w:noProof/>
                <w:webHidden/>
              </w:rPr>
              <w:t>12</w:t>
            </w:r>
            <w:r w:rsidR="00C447C5">
              <w:rPr>
                <w:noProof/>
                <w:webHidden/>
              </w:rPr>
              <w:fldChar w:fldCharType="end"/>
            </w:r>
          </w:hyperlink>
        </w:p>
        <w:p w14:paraId="49B4995F" w14:textId="599C3259" w:rsidR="00C447C5" w:rsidRDefault="004E5030">
          <w:pPr>
            <w:pStyle w:val="21"/>
            <w:tabs>
              <w:tab w:val="left" w:pos="880"/>
              <w:tab w:val="right" w:leader="dot" w:pos="9345"/>
            </w:tabs>
            <w:rPr>
              <w:rFonts w:eastAsiaTheme="minorEastAsia"/>
              <w:noProof/>
              <w:lang w:eastAsia="ru-RU"/>
            </w:rPr>
          </w:pPr>
          <w:hyperlink w:anchor="_Toc70286225" w:history="1">
            <w:r w:rsidR="00C447C5" w:rsidRPr="00397207">
              <w:rPr>
                <w:rStyle w:val="af2"/>
                <w:rFonts w:ascii="Times New Roman" w:hAnsi="Times New Roman"/>
                <w:b/>
                <w:noProof/>
              </w:rPr>
              <w:t>1.4.</w:t>
            </w:r>
            <w:r w:rsidR="00C447C5">
              <w:rPr>
                <w:rFonts w:eastAsiaTheme="minorEastAsia"/>
                <w:noProof/>
                <w:lang w:eastAsia="ru-RU"/>
              </w:rPr>
              <w:tab/>
            </w:r>
            <w:r w:rsidR="00C447C5" w:rsidRPr="00397207">
              <w:rPr>
                <w:rStyle w:val="af2"/>
                <w:rFonts w:ascii="Times New Roman" w:hAnsi="Times New Roman"/>
                <w:b/>
                <w:noProof/>
              </w:rPr>
              <w:t>Анализ существующих систем подбора и хранения обучающего контента</w:t>
            </w:r>
            <w:r w:rsidR="00C447C5">
              <w:rPr>
                <w:noProof/>
                <w:webHidden/>
              </w:rPr>
              <w:tab/>
            </w:r>
            <w:r w:rsidR="00C447C5">
              <w:rPr>
                <w:noProof/>
                <w:webHidden/>
              </w:rPr>
              <w:fldChar w:fldCharType="begin"/>
            </w:r>
            <w:r w:rsidR="00C447C5">
              <w:rPr>
                <w:noProof/>
                <w:webHidden/>
              </w:rPr>
              <w:instrText xml:space="preserve"> PAGEREF _Toc70286225 \h </w:instrText>
            </w:r>
            <w:r w:rsidR="00C447C5">
              <w:rPr>
                <w:noProof/>
                <w:webHidden/>
              </w:rPr>
            </w:r>
            <w:r w:rsidR="00C447C5">
              <w:rPr>
                <w:noProof/>
                <w:webHidden/>
              </w:rPr>
              <w:fldChar w:fldCharType="separate"/>
            </w:r>
            <w:r w:rsidR="00C447C5">
              <w:rPr>
                <w:noProof/>
                <w:webHidden/>
              </w:rPr>
              <w:t>15</w:t>
            </w:r>
            <w:r w:rsidR="00C447C5">
              <w:rPr>
                <w:noProof/>
                <w:webHidden/>
              </w:rPr>
              <w:fldChar w:fldCharType="end"/>
            </w:r>
          </w:hyperlink>
        </w:p>
        <w:p w14:paraId="306C9D91" w14:textId="349A7C21" w:rsidR="00C447C5" w:rsidRDefault="004E5030">
          <w:pPr>
            <w:pStyle w:val="11"/>
            <w:tabs>
              <w:tab w:val="left" w:pos="440"/>
              <w:tab w:val="right" w:leader="dot" w:pos="9345"/>
            </w:tabs>
            <w:rPr>
              <w:rFonts w:eastAsiaTheme="minorEastAsia"/>
              <w:noProof/>
              <w:lang w:eastAsia="ru-RU"/>
            </w:rPr>
          </w:pPr>
          <w:hyperlink w:anchor="_Toc70286226" w:history="1">
            <w:r w:rsidR="00C447C5" w:rsidRPr="00397207">
              <w:rPr>
                <w:rStyle w:val="af2"/>
                <w:rFonts w:ascii="Times New Roman" w:eastAsia="Times New Roman" w:hAnsi="Times New Roman" w:cs="Times New Roman"/>
                <w:noProof/>
                <w:kern w:val="32"/>
                <w:lang w:eastAsia="ru-RU"/>
              </w:rPr>
              <w:t>2.</w:t>
            </w:r>
            <w:r w:rsidR="00C447C5">
              <w:rPr>
                <w:rFonts w:eastAsiaTheme="minorEastAsia"/>
                <w:noProof/>
                <w:lang w:eastAsia="ru-RU"/>
              </w:rPr>
              <w:tab/>
            </w:r>
            <w:r w:rsidR="00C447C5" w:rsidRPr="00397207">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C447C5">
              <w:rPr>
                <w:noProof/>
                <w:webHidden/>
              </w:rPr>
              <w:tab/>
            </w:r>
            <w:r w:rsidR="00C447C5">
              <w:rPr>
                <w:noProof/>
                <w:webHidden/>
              </w:rPr>
              <w:fldChar w:fldCharType="begin"/>
            </w:r>
            <w:r w:rsidR="00C447C5">
              <w:rPr>
                <w:noProof/>
                <w:webHidden/>
              </w:rPr>
              <w:instrText xml:space="preserve"> PAGEREF _Toc70286226 \h </w:instrText>
            </w:r>
            <w:r w:rsidR="00C447C5">
              <w:rPr>
                <w:noProof/>
                <w:webHidden/>
              </w:rPr>
            </w:r>
            <w:r w:rsidR="00C447C5">
              <w:rPr>
                <w:noProof/>
                <w:webHidden/>
              </w:rPr>
              <w:fldChar w:fldCharType="separate"/>
            </w:r>
            <w:r w:rsidR="00C447C5">
              <w:rPr>
                <w:noProof/>
                <w:webHidden/>
              </w:rPr>
              <w:t>19</w:t>
            </w:r>
            <w:r w:rsidR="00C447C5">
              <w:rPr>
                <w:noProof/>
                <w:webHidden/>
              </w:rPr>
              <w:fldChar w:fldCharType="end"/>
            </w:r>
          </w:hyperlink>
        </w:p>
        <w:p w14:paraId="51E5852A" w14:textId="3544A16B" w:rsidR="00C447C5" w:rsidRDefault="004E5030">
          <w:pPr>
            <w:pStyle w:val="21"/>
            <w:tabs>
              <w:tab w:val="left" w:pos="880"/>
              <w:tab w:val="right" w:leader="dot" w:pos="9345"/>
            </w:tabs>
            <w:rPr>
              <w:rFonts w:eastAsiaTheme="minorEastAsia"/>
              <w:noProof/>
              <w:lang w:eastAsia="ru-RU"/>
            </w:rPr>
          </w:pPr>
          <w:hyperlink w:anchor="_Toc70286229" w:history="1">
            <w:r w:rsidR="00C447C5" w:rsidRPr="00397207">
              <w:rPr>
                <w:rStyle w:val="af2"/>
                <w:rFonts w:ascii="Times New Roman" w:hAnsi="Times New Roman" w:cs="Times New Roman"/>
                <w:b/>
                <w:noProof/>
              </w:rPr>
              <w:t>2.1.</w:t>
            </w:r>
            <w:r w:rsidR="00C447C5">
              <w:rPr>
                <w:rFonts w:eastAsiaTheme="minorEastAsia"/>
                <w:noProof/>
                <w:lang w:eastAsia="ru-RU"/>
              </w:rPr>
              <w:tab/>
            </w:r>
            <w:r w:rsidR="00C447C5" w:rsidRPr="00397207">
              <w:rPr>
                <w:rStyle w:val="af2"/>
                <w:rFonts w:ascii="Times New Roman" w:hAnsi="Times New Roman" w:cs="Times New Roman"/>
                <w:b/>
                <w:noProof/>
              </w:rPr>
              <w:t>Общая характеристика IBA IT Park</w:t>
            </w:r>
            <w:r w:rsidR="00C447C5">
              <w:rPr>
                <w:noProof/>
                <w:webHidden/>
              </w:rPr>
              <w:tab/>
            </w:r>
            <w:r w:rsidR="00C447C5">
              <w:rPr>
                <w:noProof/>
                <w:webHidden/>
              </w:rPr>
              <w:fldChar w:fldCharType="begin"/>
            </w:r>
            <w:r w:rsidR="00C447C5">
              <w:rPr>
                <w:noProof/>
                <w:webHidden/>
              </w:rPr>
              <w:instrText xml:space="preserve"> PAGEREF _Toc70286229 \h </w:instrText>
            </w:r>
            <w:r w:rsidR="00C447C5">
              <w:rPr>
                <w:noProof/>
                <w:webHidden/>
              </w:rPr>
            </w:r>
            <w:r w:rsidR="00C447C5">
              <w:rPr>
                <w:noProof/>
                <w:webHidden/>
              </w:rPr>
              <w:fldChar w:fldCharType="separate"/>
            </w:r>
            <w:r w:rsidR="00C447C5">
              <w:rPr>
                <w:noProof/>
                <w:webHidden/>
              </w:rPr>
              <w:t>19</w:t>
            </w:r>
            <w:r w:rsidR="00C447C5">
              <w:rPr>
                <w:noProof/>
                <w:webHidden/>
              </w:rPr>
              <w:fldChar w:fldCharType="end"/>
            </w:r>
          </w:hyperlink>
        </w:p>
        <w:p w14:paraId="6D326CA7" w14:textId="76E79AD8" w:rsidR="00C447C5" w:rsidRDefault="004E5030">
          <w:pPr>
            <w:pStyle w:val="21"/>
            <w:tabs>
              <w:tab w:val="left" w:pos="880"/>
              <w:tab w:val="right" w:leader="dot" w:pos="9345"/>
            </w:tabs>
            <w:rPr>
              <w:rFonts w:eastAsiaTheme="minorEastAsia"/>
              <w:noProof/>
              <w:lang w:eastAsia="ru-RU"/>
            </w:rPr>
          </w:pPr>
          <w:hyperlink w:anchor="_Toc70286230" w:history="1">
            <w:r w:rsidR="00C447C5" w:rsidRPr="00397207">
              <w:rPr>
                <w:rStyle w:val="af2"/>
                <w:rFonts w:ascii="Times New Roman" w:hAnsi="Times New Roman" w:cs="Times New Roman"/>
                <w:b/>
                <w:noProof/>
              </w:rPr>
              <w:t>2.2.</w:t>
            </w:r>
            <w:r w:rsidR="00C447C5">
              <w:rPr>
                <w:rFonts w:eastAsiaTheme="minorEastAsia"/>
                <w:noProof/>
                <w:lang w:eastAsia="ru-RU"/>
              </w:rPr>
              <w:tab/>
            </w:r>
            <w:r w:rsidR="00C447C5" w:rsidRPr="00397207">
              <w:rPr>
                <w:rStyle w:val="af2"/>
                <w:rFonts w:ascii="Times New Roman" w:hAnsi="Times New Roman" w:cs="Times New Roman"/>
                <w:b/>
                <w:noProof/>
              </w:rPr>
              <w:t>Анализ процессов подбора и хранения обучающего контента в IBA IT Park.</w:t>
            </w:r>
            <w:r w:rsidR="00C447C5">
              <w:rPr>
                <w:noProof/>
                <w:webHidden/>
              </w:rPr>
              <w:tab/>
            </w:r>
            <w:r w:rsidR="00C447C5">
              <w:rPr>
                <w:noProof/>
                <w:webHidden/>
              </w:rPr>
              <w:fldChar w:fldCharType="begin"/>
            </w:r>
            <w:r w:rsidR="00C447C5">
              <w:rPr>
                <w:noProof/>
                <w:webHidden/>
              </w:rPr>
              <w:instrText xml:space="preserve"> PAGEREF _Toc70286230 \h </w:instrText>
            </w:r>
            <w:r w:rsidR="00C447C5">
              <w:rPr>
                <w:noProof/>
                <w:webHidden/>
              </w:rPr>
            </w:r>
            <w:r w:rsidR="00C447C5">
              <w:rPr>
                <w:noProof/>
                <w:webHidden/>
              </w:rPr>
              <w:fldChar w:fldCharType="separate"/>
            </w:r>
            <w:r w:rsidR="00C447C5">
              <w:rPr>
                <w:noProof/>
                <w:webHidden/>
              </w:rPr>
              <w:t>22</w:t>
            </w:r>
            <w:r w:rsidR="00C447C5">
              <w:rPr>
                <w:noProof/>
                <w:webHidden/>
              </w:rPr>
              <w:fldChar w:fldCharType="end"/>
            </w:r>
          </w:hyperlink>
        </w:p>
        <w:p w14:paraId="427F3F0D" w14:textId="26DAA8B6" w:rsidR="00C447C5" w:rsidRDefault="004E5030">
          <w:pPr>
            <w:pStyle w:val="21"/>
            <w:tabs>
              <w:tab w:val="left" w:pos="880"/>
              <w:tab w:val="right" w:leader="dot" w:pos="9345"/>
            </w:tabs>
            <w:rPr>
              <w:rFonts w:eastAsiaTheme="minorEastAsia"/>
              <w:noProof/>
              <w:lang w:eastAsia="ru-RU"/>
            </w:rPr>
          </w:pPr>
          <w:hyperlink w:anchor="_Toc70286231" w:history="1">
            <w:r w:rsidR="00C447C5" w:rsidRPr="00397207">
              <w:rPr>
                <w:rStyle w:val="af2"/>
                <w:rFonts w:ascii="Times New Roman" w:hAnsi="Times New Roman" w:cs="Times New Roman"/>
                <w:b/>
                <w:noProof/>
              </w:rPr>
              <w:t>2.3.</w:t>
            </w:r>
            <w:r w:rsidR="00C447C5">
              <w:rPr>
                <w:rFonts w:eastAsiaTheme="minorEastAsia"/>
                <w:noProof/>
                <w:lang w:eastAsia="ru-RU"/>
              </w:rPr>
              <w:tab/>
            </w:r>
            <w:r w:rsidR="00C447C5" w:rsidRPr="00397207">
              <w:rPr>
                <w:rStyle w:val="af2"/>
                <w:rFonts w:ascii="Times New Roman" w:hAnsi="Times New Roman" w:cs="Times New Roman"/>
                <w:b/>
                <w:noProof/>
              </w:rPr>
              <w:t>Описание методологии функционального моделирования IDEF0</w:t>
            </w:r>
            <w:r w:rsidR="00C447C5">
              <w:rPr>
                <w:noProof/>
                <w:webHidden/>
              </w:rPr>
              <w:tab/>
            </w:r>
            <w:r w:rsidR="00C447C5">
              <w:rPr>
                <w:noProof/>
                <w:webHidden/>
              </w:rPr>
              <w:fldChar w:fldCharType="begin"/>
            </w:r>
            <w:r w:rsidR="00C447C5">
              <w:rPr>
                <w:noProof/>
                <w:webHidden/>
              </w:rPr>
              <w:instrText xml:space="preserve"> PAGEREF _Toc70286231 \h </w:instrText>
            </w:r>
            <w:r w:rsidR="00C447C5">
              <w:rPr>
                <w:noProof/>
                <w:webHidden/>
              </w:rPr>
            </w:r>
            <w:r w:rsidR="00C447C5">
              <w:rPr>
                <w:noProof/>
                <w:webHidden/>
              </w:rPr>
              <w:fldChar w:fldCharType="separate"/>
            </w:r>
            <w:r w:rsidR="00C447C5">
              <w:rPr>
                <w:noProof/>
                <w:webHidden/>
              </w:rPr>
              <w:t>25</w:t>
            </w:r>
            <w:r w:rsidR="00C447C5">
              <w:rPr>
                <w:noProof/>
                <w:webHidden/>
              </w:rPr>
              <w:fldChar w:fldCharType="end"/>
            </w:r>
          </w:hyperlink>
        </w:p>
        <w:p w14:paraId="26A29D48" w14:textId="33613F6A" w:rsidR="00C447C5" w:rsidRDefault="004E5030">
          <w:pPr>
            <w:pStyle w:val="21"/>
            <w:tabs>
              <w:tab w:val="left" w:pos="880"/>
              <w:tab w:val="right" w:leader="dot" w:pos="9345"/>
            </w:tabs>
            <w:rPr>
              <w:rFonts w:eastAsiaTheme="minorEastAsia"/>
              <w:noProof/>
              <w:lang w:eastAsia="ru-RU"/>
            </w:rPr>
          </w:pPr>
          <w:hyperlink w:anchor="_Toc70286232" w:history="1">
            <w:r w:rsidR="00C447C5" w:rsidRPr="00397207">
              <w:rPr>
                <w:rStyle w:val="af2"/>
                <w:rFonts w:ascii="Times New Roman" w:hAnsi="Times New Roman" w:cs="Times New Roman"/>
                <w:b/>
                <w:noProof/>
              </w:rPr>
              <w:t>2.4.</w:t>
            </w:r>
            <w:r w:rsidR="00C447C5">
              <w:rPr>
                <w:rFonts w:eastAsiaTheme="minorEastAsia"/>
                <w:noProof/>
                <w:lang w:eastAsia="ru-RU"/>
              </w:rPr>
              <w:tab/>
            </w:r>
            <w:r w:rsidR="00C447C5" w:rsidRPr="00397207">
              <w:rPr>
                <w:rStyle w:val="af2"/>
                <w:rFonts w:ascii="Times New Roman" w:hAnsi="Times New Roman" w:cs="Times New Roman"/>
                <w:b/>
                <w:noProof/>
              </w:rPr>
              <w:t>Описание модели «Как будет» в нотации IDEF0</w:t>
            </w:r>
            <w:r w:rsidR="00C447C5">
              <w:rPr>
                <w:noProof/>
                <w:webHidden/>
              </w:rPr>
              <w:tab/>
            </w:r>
            <w:r w:rsidR="00C447C5">
              <w:rPr>
                <w:noProof/>
                <w:webHidden/>
              </w:rPr>
              <w:fldChar w:fldCharType="begin"/>
            </w:r>
            <w:r w:rsidR="00C447C5">
              <w:rPr>
                <w:noProof/>
                <w:webHidden/>
              </w:rPr>
              <w:instrText xml:space="preserve"> PAGEREF _Toc70286232 \h </w:instrText>
            </w:r>
            <w:r w:rsidR="00C447C5">
              <w:rPr>
                <w:noProof/>
                <w:webHidden/>
              </w:rPr>
            </w:r>
            <w:r w:rsidR="00C447C5">
              <w:rPr>
                <w:noProof/>
                <w:webHidden/>
              </w:rPr>
              <w:fldChar w:fldCharType="separate"/>
            </w:r>
            <w:r w:rsidR="00C447C5">
              <w:rPr>
                <w:noProof/>
                <w:webHidden/>
              </w:rPr>
              <w:t>26</w:t>
            </w:r>
            <w:r w:rsidR="00C447C5">
              <w:rPr>
                <w:noProof/>
                <w:webHidden/>
              </w:rPr>
              <w:fldChar w:fldCharType="end"/>
            </w:r>
          </w:hyperlink>
        </w:p>
        <w:p w14:paraId="4778988A" w14:textId="07943421" w:rsidR="00C447C5" w:rsidRDefault="004E5030">
          <w:pPr>
            <w:pStyle w:val="21"/>
            <w:tabs>
              <w:tab w:val="left" w:pos="880"/>
              <w:tab w:val="right" w:leader="dot" w:pos="9345"/>
            </w:tabs>
            <w:rPr>
              <w:rFonts w:eastAsiaTheme="minorEastAsia"/>
              <w:noProof/>
              <w:lang w:eastAsia="ru-RU"/>
            </w:rPr>
          </w:pPr>
          <w:hyperlink w:anchor="_Toc70286233" w:history="1">
            <w:r w:rsidR="00C447C5" w:rsidRPr="00397207">
              <w:rPr>
                <w:rStyle w:val="af2"/>
                <w:rFonts w:ascii="Times New Roman" w:hAnsi="Times New Roman" w:cs="Times New Roman"/>
                <w:b/>
                <w:noProof/>
              </w:rPr>
              <w:t>2.5.</w:t>
            </w:r>
            <w:r w:rsidR="00C447C5">
              <w:rPr>
                <w:rFonts w:eastAsiaTheme="minorEastAsia"/>
                <w:noProof/>
                <w:lang w:eastAsia="ru-RU"/>
              </w:rPr>
              <w:tab/>
            </w:r>
            <w:r w:rsidR="00C447C5" w:rsidRPr="00397207">
              <w:rPr>
                <w:rStyle w:val="af2"/>
                <w:rFonts w:ascii="Times New Roman" w:hAnsi="Times New Roman" w:cs="Times New Roman"/>
                <w:b/>
                <w:noProof/>
              </w:rPr>
              <w:t>Обоснование необходимости внедрения подбора и хранения обучающего контента на предприятии</w:t>
            </w:r>
            <w:r w:rsidR="00C447C5">
              <w:rPr>
                <w:noProof/>
                <w:webHidden/>
              </w:rPr>
              <w:tab/>
            </w:r>
            <w:r w:rsidR="00C447C5">
              <w:rPr>
                <w:noProof/>
                <w:webHidden/>
              </w:rPr>
              <w:fldChar w:fldCharType="begin"/>
            </w:r>
            <w:r w:rsidR="00C447C5">
              <w:rPr>
                <w:noProof/>
                <w:webHidden/>
              </w:rPr>
              <w:instrText xml:space="preserve"> PAGEREF _Toc70286233 \h </w:instrText>
            </w:r>
            <w:r w:rsidR="00C447C5">
              <w:rPr>
                <w:noProof/>
                <w:webHidden/>
              </w:rPr>
            </w:r>
            <w:r w:rsidR="00C447C5">
              <w:rPr>
                <w:noProof/>
                <w:webHidden/>
              </w:rPr>
              <w:fldChar w:fldCharType="separate"/>
            </w:r>
            <w:r w:rsidR="00C447C5">
              <w:rPr>
                <w:noProof/>
                <w:webHidden/>
              </w:rPr>
              <w:t>30</w:t>
            </w:r>
            <w:r w:rsidR="00C447C5">
              <w:rPr>
                <w:noProof/>
                <w:webHidden/>
              </w:rPr>
              <w:fldChar w:fldCharType="end"/>
            </w:r>
          </w:hyperlink>
        </w:p>
        <w:p w14:paraId="7880C79D" w14:textId="50C96161" w:rsidR="00C447C5" w:rsidRDefault="004E5030">
          <w:pPr>
            <w:pStyle w:val="11"/>
            <w:tabs>
              <w:tab w:val="left" w:pos="440"/>
              <w:tab w:val="right" w:leader="dot" w:pos="9345"/>
            </w:tabs>
            <w:rPr>
              <w:rFonts w:eastAsiaTheme="minorEastAsia"/>
              <w:noProof/>
              <w:lang w:eastAsia="ru-RU"/>
            </w:rPr>
          </w:pPr>
          <w:hyperlink w:anchor="_Toc70286234" w:history="1">
            <w:r w:rsidR="00C447C5" w:rsidRPr="00397207">
              <w:rPr>
                <w:rStyle w:val="af2"/>
                <w:rFonts w:ascii="Times New Roman" w:eastAsia="Times New Roman" w:hAnsi="Times New Roman" w:cs="Times New Roman"/>
                <w:noProof/>
                <w:kern w:val="32"/>
                <w:lang w:eastAsia="ru-RU"/>
              </w:rPr>
              <w:t>3.</w:t>
            </w:r>
            <w:r w:rsidR="00C447C5">
              <w:rPr>
                <w:rFonts w:eastAsiaTheme="minorEastAsia"/>
                <w:noProof/>
                <w:lang w:eastAsia="ru-RU"/>
              </w:rPr>
              <w:tab/>
            </w:r>
            <w:r w:rsidR="00C447C5" w:rsidRPr="00397207">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C447C5">
              <w:rPr>
                <w:noProof/>
                <w:webHidden/>
              </w:rPr>
              <w:tab/>
            </w:r>
            <w:r w:rsidR="00C447C5">
              <w:rPr>
                <w:noProof/>
                <w:webHidden/>
              </w:rPr>
              <w:fldChar w:fldCharType="begin"/>
            </w:r>
            <w:r w:rsidR="00C447C5">
              <w:rPr>
                <w:noProof/>
                <w:webHidden/>
              </w:rPr>
              <w:instrText xml:space="preserve"> PAGEREF _Toc70286234 \h </w:instrText>
            </w:r>
            <w:r w:rsidR="00C447C5">
              <w:rPr>
                <w:noProof/>
                <w:webHidden/>
              </w:rPr>
            </w:r>
            <w:r w:rsidR="00C447C5">
              <w:rPr>
                <w:noProof/>
                <w:webHidden/>
              </w:rPr>
              <w:fldChar w:fldCharType="separate"/>
            </w:r>
            <w:r w:rsidR="00C447C5">
              <w:rPr>
                <w:noProof/>
                <w:webHidden/>
              </w:rPr>
              <w:t>31</w:t>
            </w:r>
            <w:r w:rsidR="00C447C5">
              <w:rPr>
                <w:noProof/>
                <w:webHidden/>
              </w:rPr>
              <w:fldChar w:fldCharType="end"/>
            </w:r>
          </w:hyperlink>
        </w:p>
        <w:p w14:paraId="7F76B7EF" w14:textId="69EED1F1" w:rsidR="00C447C5" w:rsidRDefault="004E5030">
          <w:pPr>
            <w:pStyle w:val="21"/>
            <w:tabs>
              <w:tab w:val="left" w:pos="880"/>
              <w:tab w:val="right" w:leader="dot" w:pos="9345"/>
            </w:tabs>
            <w:rPr>
              <w:rFonts w:eastAsiaTheme="minorEastAsia"/>
              <w:noProof/>
              <w:lang w:eastAsia="ru-RU"/>
            </w:rPr>
          </w:pPr>
          <w:hyperlink w:anchor="_Toc70286236" w:history="1">
            <w:r w:rsidR="00C447C5" w:rsidRPr="00397207">
              <w:rPr>
                <w:rStyle w:val="af2"/>
                <w:rFonts w:ascii="Times New Roman" w:hAnsi="Times New Roman" w:cs="Times New Roman"/>
                <w:b/>
                <w:noProof/>
              </w:rPr>
              <w:t>3.1.</w:t>
            </w:r>
            <w:r w:rsidR="00C447C5">
              <w:rPr>
                <w:rFonts w:eastAsiaTheme="minorEastAsia"/>
                <w:noProof/>
                <w:lang w:eastAsia="ru-RU"/>
              </w:rPr>
              <w:tab/>
            </w:r>
            <w:r w:rsidR="00C447C5" w:rsidRPr="00397207">
              <w:rPr>
                <w:rStyle w:val="af2"/>
                <w:rFonts w:ascii="Times New Roman" w:hAnsi="Times New Roman" w:cs="Times New Roman"/>
                <w:b/>
                <w:noProof/>
              </w:rPr>
              <w:t>Постановка задачи на проектирование. Обоснование применения технических средств для решения поставленных задач</w:t>
            </w:r>
            <w:r w:rsidR="00C447C5">
              <w:rPr>
                <w:noProof/>
                <w:webHidden/>
              </w:rPr>
              <w:tab/>
            </w:r>
            <w:r w:rsidR="00C447C5">
              <w:rPr>
                <w:noProof/>
                <w:webHidden/>
              </w:rPr>
              <w:fldChar w:fldCharType="begin"/>
            </w:r>
            <w:r w:rsidR="00C447C5">
              <w:rPr>
                <w:noProof/>
                <w:webHidden/>
              </w:rPr>
              <w:instrText xml:space="preserve"> PAGEREF _Toc70286236 \h </w:instrText>
            </w:r>
            <w:r w:rsidR="00C447C5">
              <w:rPr>
                <w:noProof/>
                <w:webHidden/>
              </w:rPr>
            </w:r>
            <w:r w:rsidR="00C447C5">
              <w:rPr>
                <w:noProof/>
                <w:webHidden/>
              </w:rPr>
              <w:fldChar w:fldCharType="separate"/>
            </w:r>
            <w:r w:rsidR="00C447C5">
              <w:rPr>
                <w:noProof/>
                <w:webHidden/>
              </w:rPr>
              <w:t>31</w:t>
            </w:r>
            <w:r w:rsidR="00C447C5">
              <w:rPr>
                <w:noProof/>
                <w:webHidden/>
              </w:rPr>
              <w:fldChar w:fldCharType="end"/>
            </w:r>
          </w:hyperlink>
        </w:p>
        <w:p w14:paraId="087B4D3B" w14:textId="36C73B26" w:rsidR="00C447C5" w:rsidRDefault="004E5030">
          <w:pPr>
            <w:pStyle w:val="21"/>
            <w:tabs>
              <w:tab w:val="left" w:pos="1100"/>
              <w:tab w:val="right" w:leader="dot" w:pos="9345"/>
            </w:tabs>
            <w:rPr>
              <w:rFonts w:eastAsiaTheme="minorEastAsia"/>
              <w:noProof/>
              <w:lang w:eastAsia="ru-RU"/>
            </w:rPr>
          </w:pPr>
          <w:hyperlink w:anchor="_Toc70286241" w:history="1">
            <w:r w:rsidR="00C447C5" w:rsidRPr="00397207">
              <w:rPr>
                <w:rStyle w:val="af2"/>
                <w:rFonts w:ascii="Times New Roman" w:hAnsi="Times New Roman" w:cs="Times New Roman"/>
                <w:b/>
                <w:noProof/>
              </w:rPr>
              <w:t>3.1.1.</w:t>
            </w:r>
            <w:r w:rsidR="00C447C5">
              <w:rPr>
                <w:rFonts w:eastAsiaTheme="minorEastAsia"/>
                <w:noProof/>
                <w:lang w:eastAsia="ru-RU"/>
              </w:rPr>
              <w:tab/>
            </w:r>
            <w:r w:rsidR="00C447C5" w:rsidRPr="00397207">
              <w:rPr>
                <w:rStyle w:val="af2"/>
                <w:rFonts w:ascii="Times New Roman" w:hAnsi="Times New Roman" w:cs="Times New Roman"/>
                <w:b/>
                <w:noProof/>
              </w:rPr>
              <w:t>ABAP</w:t>
            </w:r>
            <w:r w:rsidR="00C447C5">
              <w:rPr>
                <w:noProof/>
                <w:webHidden/>
              </w:rPr>
              <w:tab/>
            </w:r>
            <w:r w:rsidR="00C447C5">
              <w:rPr>
                <w:noProof/>
                <w:webHidden/>
              </w:rPr>
              <w:fldChar w:fldCharType="begin"/>
            </w:r>
            <w:r w:rsidR="00C447C5">
              <w:rPr>
                <w:noProof/>
                <w:webHidden/>
              </w:rPr>
              <w:instrText xml:space="preserve"> PAGEREF _Toc70286241 \h </w:instrText>
            </w:r>
            <w:r w:rsidR="00C447C5">
              <w:rPr>
                <w:noProof/>
                <w:webHidden/>
              </w:rPr>
            </w:r>
            <w:r w:rsidR="00C447C5">
              <w:rPr>
                <w:noProof/>
                <w:webHidden/>
              </w:rPr>
              <w:fldChar w:fldCharType="separate"/>
            </w:r>
            <w:r w:rsidR="00C447C5">
              <w:rPr>
                <w:noProof/>
                <w:webHidden/>
              </w:rPr>
              <w:t>31</w:t>
            </w:r>
            <w:r w:rsidR="00C447C5">
              <w:rPr>
                <w:noProof/>
                <w:webHidden/>
              </w:rPr>
              <w:fldChar w:fldCharType="end"/>
            </w:r>
          </w:hyperlink>
        </w:p>
        <w:p w14:paraId="7D4E7838" w14:textId="56429A74" w:rsidR="00C447C5" w:rsidRDefault="004E5030">
          <w:pPr>
            <w:pStyle w:val="21"/>
            <w:tabs>
              <w:tab w:val="left" w:pos="1100"/>
              <w:tab w:val="right" w:leader="dot" w:pos="9345"/>
            </w:tabs>
            <w:rPr>
              <w:rFonts w:eastAsiaTheme="minorEastAsia"/>
              <w:noProof/>
              <w:lang w:eastAsia="ru-RU"/>
            </w:rPr>
          </w:pPr>
          <w:hyperlink w:anchor="_Toc70286242" w:history="1">
            <w:r w:rsidR="00C447C5" w:rsidRPr="00397207">
              <w:rPr>
                <w:rStyle w:val="af2"/>
                <w:rFonts w:ascii="Times New Roman" w:hAnsi="Times New Roman" w:cs="Times New Roman"/>
                <w:b/>
                <w:noProof/>
              </w:rPr>
              <w:t>3.1.2.</w:t>
            </w:r>
            <w:r w:rsidR="00C447C5">
              <w:rPr>
                <w:rFonts w:eastAsiaTheme="minorEastAsia"/>
                <w:noProof/>
                <w:lang w:eastAsia="ru-RU"/>
              </w:rPr>
              <w:tab/>
            </w:r>
            <w:r w:rsidR="00C447C5" w:rsidRPr="00397207">
              <w:rPr>
                <w:rStyle w:val="af2"/>
                <w:rFonts w:ascii="Times New Roman" w:hAnsi="Times New Roman" w:cs="Times New Roman"/>
                <w:b/>
                <w:noProof/>
              </w:rPr>
              <w:t>SAP HANA</w:t>
            </w:r>
            <w:r w:rsidR="00C447C5">
              <w:rPr>
                <w:noProof/>
                <w:webHidden/>
              </w:rPr>
              <w:tab/>
            </w:r>
            <w:r w:rsidR="00C447C5">
              <w:rPr>
                <w:noProof/>
                <w:webHidden/>
              </w:rPr>
              <w:fldChar w:fldCharType="begin"/>
            </w:r>
            <w:r w:rsidR="00C447C5">
              <w:rPr>
                <w:noProof/>
                <w:webHidden/>
              </w:rPr>
              <w:instrText xml:space="preserve"> PAGEREF _Toc70286242 \h </w:instrText>
            </w:r>
            <w:r w:rsidR="00C447C5">
              <w:rPr>
                <w:noProof/>
                <w:webHidden/>
              </w:rPr>
            </w:r>
            <w:r w:rsidR="00C447C5">
              <w:rPr>
                <w:noProof/>
                <w:webHidden/>
              </w:rPr>
              <w:fldChar w:fldCharType="separate"/>
            </w:r>
            <w:r w:rsidR="00C447C5">
              <w:rPr>
                <w:noProof/>
                <w:webHidden/>
              </w:rPr>
              <w:t>32</w:t>
            </w:r>
            <w:r w:rsidR="00C447C5">
              <w:rPr>
                <w:noProof/>
                <w:webHidden/>
              </w:rPr>
              <w:fldChar w:fldCharType="end"/>
            </w:r>
          </w:hyperlink>
        </w:p>
        <w:p w14:paraId="4666E77E" w14:textId="6A19D69A" w:rsidR="00C447C5" w:rsidRDefault="004E5030">
          <w:pPr>
            <w:pStyle w:val="21"/>
            <w:tabs>
              <w:tab w:val="left" w:pos="1100"/>
              <w:tab w:val="right" w:leader="dot" w:pos="9345"/>
            </w:tabs>
            <w:rPr>
              <w:rFonts w:eastAsiaTheme="minorEastAsia"/>
              <w:noProof/>
              <w:lang w:eastAsia="ru-RU"/>
            </w:rPr>
          </w:pPr>
          <w:hyperlink w:anchor="_Toc70286243" w:history="1">
            <w:r w:rsidR="00C447C5" w:rsidRPr="00397207">
              <w:rPr>
                <w:rStyle w:val="af2"/>
                <w:rFonts w:ascii="Times New Roman" w:hAnsi="Times New Roman" w:cs="Times New Roman"/>
                <w:b/>
                <w:noProof/>
              </w:rPr>
              <w:t>3.1.3.</w:t>
            </w:r>
            <w:r w:rsidR="00C447C5">
              <w:rPr>
                <w:rFonts w:eastAsiaTheme="minorEastAsia"/>
                <w:noProof/>
                <w:lang w:eastAsia="ru-RU"/>
              </w:rPr>
              <w:tab/>
            </w:r>
            <w:r w:rsidR="00C447C5" w:rsidRPr="00397207">
              <w:rPr>
                <w:rStyle w:val="af2"/>
                <w:rFonts w:ascii="Times New Roman" w:hAnsi="Times New Roman" w:cs="Times New Roman"/>
                <w:b/>
                <w:noProof/>
              </w:rPr>
              <w:t>SAP Fiori</w:t>
            </w:r>
            <w:r w:rsidR="00C447C5">
              <w:rPr>
                <w:noProof/>
                <w:webHidden/>
              </w:rPr>
              <w:tab/>
            </w:r>
            <w:r w:rsidR="00C447C5">
              <w:rPr>
                <w:noProof/>
                <w:webHidden/>
              </w:rPr>
              <w:fldChar w:fldCharType="begin"/>
            </w:r>
            <w:r w:rsidR="00C447C5">
              <w:rPr>
                <w:noProof/>
                <w:webHidden/>
              </w:rPr>
              <w:instrText xml:space="preserve"> PAGEREF _Toc70286243 \h </w:instrText>
            </w:r>
            <w:r w:rsidR="00C447C5">
              <w:rPr>
                <w:noProof/>
                <w:webHidden/>
              </w:rPr>
            </w:r>
            <w:r w:rsidR="00C447C5">
              <w:rPr>
                <w:noProof/>
                <w:webHidden/>
              </w:rPr>
              <w:fldChar w:fldCharType="separate"/>
            </w:r>
            <w:r w:rsidR="00C447C5">
              <w:rPr>
                <w:noProof/>
                <w:webHidden/>
              </w:rPr>
              <w:t>36</w:t>
            </w:r>
            <w:r w:rsidR="00C447C5">
              <w:rPr>
                <w:noProof/>
                <w:webHidden/>
              </w:rPr>
              <w:fldChar w:fldCharType="end"/>
            </w:r>
          </w:hyperlink>
        </w:p>
        <w:p w14:paraId="74CB9D05" w14:textId="16AA81EE" w:rsidR="00C447C5" w:rsidRDefault="004E5030">
          <w:pPr>
            <w:pStyle w:val="21"/>
            <w:tabs>
              <w:tab w:val="left" w:pos="1100"/>
              <w:tab w:val="right" w:leader="dot" w:pos="9345"/>
            </w:tabs>
            <w:rPr>
              <w:rFonts w:eastAsiaTheme="minorEastAsia"/>
              <w:noProof/>
              <w:lang w:eastAsia="ru-RU"/>
            </w:rPr>
          </w:pPr>
          <w:hyperlink w:anchor="_Toc70286244" w:history="1">
            <w:r w:rsidR="00C447C5" w:rsidRPr="00397207">
              <w:rPr>
                <w:rStyle w:val="af2"/>
                <w:rFonts w:ascii="Times New Roman" w:hAnsi="Times New Roman" w:cs="Times New Roman"/>
                <w:b/>
                <w:noProof/>
              </w:rPr>
              <w:t>3.1.4.</w:t>
            </w:r>
            <w:r w:rsidR="00C447C5">
              <w:rPr>
                <w:rFonts w:eastAsiaTheme="minorEastAsia"/>
                <w:noProof/>
                <w:lang w:eastAsia="ru-RU"/>
              </w:rPr>
              <w:tab/>
            </w:r>
            <w:r w:rsidR="00C447C5" w:rsidRPr="00397207">
              <w:rPr>
                <w:rStyle w:val="af2"/>
                <w:rFonts w:ascii="Times New Roman" w:hAnsi="Times New Roman" w:cs="Times New Roman"/>
                <w:b/>
                <w:noProof/>
              </w:rPr>
              <w:t>ABAP CDS View</w:t>
            </w:r>
            <w:r w:rsidR="00C447C5">
              <w:rPr>
                <w:noProof/>
                <w:webHidden/>
              </w:rPr>
              <w:tab/>
            </w:r>
            <w:r w:rsidR="00C447C5">
              <w:rPr>
                <w:noProof/>
                <w:webHidden/>
              </w:rPr>
              <w:fldChar w:fldCharType="begin"/>
            </w:r>
            <w:r w:rsidR="00C447C5">
              <w:rPr>
                <w:noProof/>
                <w:webHidden/>
              </w:rPr>
              <w:instrText xml:space="preserve"> PAGEREF _Toc70286244 \h </w:instrText>
            </w:r>
            <w:r w:rsidR="00C447C5">
              <w:rPr>
                <w:noProof/>
                <w:webHidden/>
              </w:rPr>
            </w:r>
            <w:r w:rsidR="00C447C5">
              <w:rPr>
                <w:noProof/>
                <w:webHidden/>
              </w:rPr>
              <w:fldChar w:fldCharType="separate"/>
            </w:r>
            <w:r w:rsidR="00C447C5">
              <w:rPr>
                <w:noProof/>
                <w:webHidden/>
              </w:rPr>
              <w:t>48</w:t>
            </w:r>
            <w:r w:rsidR="00C447C5">
              <w:rPr>
                <w:noProof/>
                <w:webHidden/>
              </w:rPr>
              <w:fldChar w:fldCharType="end"/>
            </w:r>
          </w:hyperlink>
        </w:p>
        <w:p w14:paraId="4253B743" w14:textId="4A7EBBC1" w:rsidR="00C447C5" w:rsidRDefault="004E5030">
          <w:pPr>
            <w:pStyle w:val="21"/>
            <w:tabs>
              <w:tab w:val="left" w:pos="1100"/>
              <w:tab w:val="right" w:leader="dot" w:pos="9345"/>
            </w:tabs>
            <w:rPr>
              <w:rFonts w:eastAsiaTheme="minorEastAsia"/>
              <w:noProof/>
              <w:lang w:eastAsia="ru-RU"/>
            </w:rPr>
          </w:pPr>
          <w:hyperlink w:anchor="_Toc70286245" w:history="1">
            <w:r w:rsidR="00C447C5" w:rsidRPr="00397207">
              <w:rPr>
                <w:rStyle w:val="af2"/>
                <w:rFonts w:ascii="Times New Roman" w:hAnsi="Times New Roman" w:cs="Times New Roman"/>
                <w:b/>
                <w:noProof/>
              </w:rPr>
              <w:t>3.1.5.</w:t>
            </w:r>
            <w:r w:rsidR="00C447C5">
              <w:rPr>
                <w:rFonts w:eastAsiaTheme="minorEastAsia"/>
                <w:noProof/>
                <w:lang w:eastAsia="ru-RU"/>
              </w:rPr>
              <w:tab/>
            </w:r>
            <w:r w:rsidR="00C447C5" w:rsidRPr="00397207">
              <w:rPr>
                <w:rStyle w:val="af2"/>
                <w:rFonts w:ascii="Times New Roman" w:hAnsi="Times New Roman" w:cs="Times New Roman"/>
                <w:b/>
                <w:noProof/>
              </w:rPr>
              <w:t>OData</w:t>
            </w:r>
            <w:r w:rsidR="00C447C5">
              <w:rPr>
                <w:noProof/>
                <w:webHidden/>
              </w:rPr>
              <w:tab/>
            </w:r>
            <w:r w:rsidR="00C447C5">
              <w:rPr>
                <w:noProof/>
                <w:webHidden/>
              </w:rPr>
              <w:fldChar w:fldCharType="begin"/>
            </w:r>
            <w:r w:rsidR="00C447C5">
              <w:rPr>
                <w:noProof/>
                <w:webHidden/>
              </w:rPr>
              <w:instrText xml:space="preserve"> PAGEREF _Toc70286245 \h </w:instrText>
            </w:r>
            <w:r w:rsidR="00C447C5">
              <w:rPr>
                <w:noProof/>
                <w:webHidden/>
              </w:rPr>
            </w:r>
            <w:r w:rsidR="00C447C5">
              <w:rPr>
                <w:noProof/>
                <w:webHidden/>
              </w:rPr>
              <w:fldChar w:fldCharType="separate"/>
            </w:r>
            <w:r w:rsidR="00C447C5">
              <w:rPr>
                <w:noProof/>
                <w:webHidden/>
              </w:rPr>
              <w:t>50</w:t>
            </w:r>
            <w:r w:rsidR="00C447C5">
              <w:rPr>
                <w:noProof/>
                <w:webHidden/>
              </w:rPr>
              <w:fldChar w:fldCharType="end"/>
            </w:r>
          </w:hyperlink>
        </w:p>
        <w:p w14:paraId="20AA554A" w14:textId="16AAF0CF" w:rsidR="00C447C5" w:rsidRDefault="004E5030">
          <w:pPr>
            <w:pStyle w:val="21"/>
            <w:tabs>
              <w:tab w:val="left" w:pos="880"/>
              <w:tab w:val="right" w:leader="dot" w:pos="9345"/>
            </w:tabs>
            <w:rPr>
              <w:rFonts w:eastAsiaTheme="minorEastAsia"/>
              <w:noProof/>
              <w:lang w:eastAsia="ru-RU"/>
            </w:rPr>
          </w:pPr>
          <w:hyperlink w:anchor="_Toc70286246" w:history="1">
            <w:r w:rsidR="00C447C5" w:rsidRPr="00397207">
              <w:rPr>
                <w:rStyle w:val="af2"/>
                <w:rFonts w:ascii="Times New Roman" w:hAnsi="Times New Roman" w:cs="Times New Roman"/>
                <w:b/>
                <w:noProof/>
              </w:rPr>
              <w:t>3.2.</w:t>
            </w:r>
            <w:r w:rsidR="00C447C5">
              <w:rPr>
                <w:rFonts w:eastAsiaTheme="minorEastAsia"/>
                <w:noProof/>
                <w:lang w:eastAsia="ru-RU"/>
              </w:rPr>
              <w:tab/>
            </w:r>
            <w:r w:rsidR="00C447C5" w:rsidRPr="00397207">
              <w:rPr>
                <w:rStyle w:val="af2"/>
                <w:rFonts w:ascii="Times New Roman" w:hAnsi="Times New Roman" w:cs="Times New Roman"/>
                <w:b/>
                <w:noProof/>
              </w:rPr>
              <w:t>Спецификация вариантов использования системы</w:t>
            </w:r>
            <w:r w:rsidR="00C447C5">
              <w:rPr>
                <w:noProof/>
                <w:webHidden/>
              </w:rPr>
              <w:tab/>
            </w:r>
            <w:r w:rsidR="00C447C5">
              <w:rPr>
                <w:noProof/>
                <w:webHidden/>
              </w:rPr>
              <w:fldChar w:fldCharType="begin"/>
            </w:r>
            <w:r w:rsidR="00C447C5">
              <w:rPr>
                <w:noProof/>
                <w:webHidden/>
              </w:rPr>
              <w:instrText xml:space="preserve"> PAGEREF _Toc70286246 \h </w:instrText>
            </w:r>
            <w:r w:rsidR="00C447C5">
              <w:rPr>
                <w:noProof/>
                <w:webHidden/>
              </w:rPr>
            </w:r>
            <w:r w:rsidR="00C447C5">
              <w:rPr>
                <w:noProof/>
                <w:webHidden/>
              </w:rPr>
              <w:fldChar w:fldCharType="separate"/>
            </w:r>
            <w:r w:rsidR="00C447C5">
              <w:rPr>
                <w:noProof/>
                <w:webHidden/>
              </w:rPr>
              <w:t>54</w:t>
            </w:r>
            <w:r w:rsidR="00C447C5">
              <w:rPr>
                <w:noProof/>
                <w:webHidden/>
              </w:rPr>
              <w:fldChar w:fldCharType="end"/>
            </w:r>
          </w:hyperlink>
        </w:p>
        <w:p w14:paraId="4196CA74" w14:textId="23E62935" w:rsidR="00C447C5" w:rsidRDefault="004E5030">
          <w:pPr>
            <w:pStyle w:val="21"/>
            <w:tabs>
              <w:tab w:val="left" w:pos="880"/>
              <w:tab w:val="right" w:leader="dot" w:pos="9345"/>
            </w:tabs>
            <w:rPr>
              <w:rFonts w:eastAsiaTheme="minorEastAsia"/>
              <w:noProof/>
              <w:lang w:eastAsia="ru-RU"/>
            </w:rPr>
          </w:pPr>
          <w:hyperlink w:anchor="_Toc70286247" w:history="1">
            <w:r w:rsidR="00C447C5" w:rsidRPr="00397207">
              <w:rPr>
                <w:rStyle w:val="af2"/>
                <w:rFonts w:ascii="Times New Roman" w:hAnsi="Times New Roman" w:cs="Times New Roman"/>
                <w:b/>
                <w:noProof/>
              </w:rPr>
              <w:t>3.3.</w:t>
            </w:r>
            <w:r w:rsidR="00C447C5">
              <w:rPr>
                <w:rFonts w:eastAsiaTheme="minorEastAsia"/>
                <w:noProof/>
                <w:lang w:eastAsia="ru-RU"/>
              </w:rPr>
              <w:tab/>
            </w:r>
            <w:r w:rsidR="00C447C5" w:rsidRPr="00397207">
              <w:rPr>
                <w:rStyle w:val="af2"/>
                <w:rFonts w:ascii="Times New Roman" w:hAnsi="Times New Roman" w:cs="Times New Roman"/>
                <w:b/>
                <w:noProof/>
              </w:rPr>
              <w:t>Информационная модель системы</w:t>
            </w:r>
            <w:r w:rsidR="00C447C5">
              <w:rPr>
                <w:noProof/>
                <w:webHidden/>
              </w:rPr>
              <w:tab/>
            </w:r>
            <w:r w:rsidR="00C447C5">
              <w:rPr>
                <w:noProof/>
                <w:webHidden/>
              </w:rPr>
              <w:fldChar w:fldCharType="begin"/>
            </w:r>
            <w:r w:rsidR="00C447C5">
              <w:rPr>
                <w:noProof/>
                <w:webHidden/>
              </w:rPr>
              <w:instrText xml:space="preserve"> PAGEREF _Toc70286247 \h </w:instrText>
            </w:r>
            <w:r w:rsidR="00C447C5">
              <w:rPr>
                <w:noProof/>
                <w:webHidden/>
              </w:rPr>
            </w:r>
            <w:r w:rsidR="00C447C5">
              <w:rPr>
                <w:noProof/>
                <w:webHidden/>
              </w:rPr>
              <w:fldChar w:fldCharType="separate"/>
            </w:r>
            <w:r w:rsidR="00C447C5">
              <w:rPr>
                <w:noProof/>
                <w:webHidden/>
              </w:rPr>
              <w:t>55</w:t>
            </w:r>
            <w:r w:rsidR="00C447C5">
              <w:rPr>
                <w:noProof/>
                <w:webHidden/>
              </w:rPr>
              <w:fldChar w:fldCharType="end"/>
            </w:r>
          </w:hyperlink>
        </w:p>
        <w:p w14:paraId="50E1A46C" w14:textId="437FB224" w:rsidR="00C447C5" w:rsidRDefault="004E5030">
          <w:pPr>
            <w:pStyle w:val="21"/>
            <w:tabs>
              <w:tab w:val="left" w:pos="880"/>
              <w:tab w:val="right" w:leader="dot" w:pos="9345"/>
            </w:tabs>
            <w:rPr>
              <w:rFonts w:eastAsiaTheme="minorEastAsia"/>
              <w:noProof/>
              <w:lang w:eastAsia="ru-RU"/>
            </w:rPr>
          </w:pPr>
          <w:hyperlink w:anchor="_Toc70286248" w:history="1">
            <w:r w:rsidR="00C447C5" w:rsidRPr="00397207">
              <w:rPr>
                <w:rStyle w:val="af2"/>
                <w:rFonts w:ascii="Times New Roman" w:hAnsi="Times New Roman" w:cs="Times New Roman"/>
                <w:b/>
                <w:noProof/>
              </w:rPr>
              <w:t>3.4.</w:t>
            </w:r>
            <w:r w:rsidR="00C447C5">
              <w:rPr>
                <w:rFonts w:eastAsiaTheme="minorEastAsia"/>
                <w:noProof/>
                <w:lang w:eastAsia="ru-RU"/>
              </w:rPr>
              <w:tab/>
            </w:r>
            <w:r w:rsidR="00C447C5" w:rsidRPr="00397207">
              <w:rPr>
                <w:rStyle w:val="af2"/>
                <w:rFonts w:ascii="Times New Roman" w:hAnsi="Times New Roman" w:cs="Times New Roman"/>
                <w:b/>
                <w:noProof/>
              </w:rPr>
              <w:t>Описание алгоритмов, реализующих бизнес-логику системы</w:t>
            </w:r>
            <w:r w:rsidR="00C447C5">
              <w:rPr>
                <w:noProof/>
                <w:webHidden/>
              </w:rPr>
              <w:tab/>
            </w:r>
            <w:r w:rsidR="00C447C5">
              <w:rPr>
                <w:noProof/>
                <w:webHidden/>
              </w:rPr>
              <w:fldChar w:fldCharType="begin"/>
            </w:r>
            <w:r w:rsidR="00C447C5">
              <w:rPr>
                <w:noProof/>
                <w:webHidden/>
              </w:rPr>
              <w:instrText xml:space="preserve"> PAGEREF _Toc70286248 \h </w:instrText>
            </w:r>
            <w:r w:rsidR="00C447C5">
              <w:rPr>
                <w:noProof/>
                <w:webHidden/>
              </w:rPr>
            </w:r>
            <w:r w:rsidR="00C447C5">
              <w:rPr>
                <w:noProof/>
                <w:webHidden/>
              </w:rPr>
              <w:fldChar w:fldCharType="separate"/>
            </w:r>
            <w:r w:rsidR="00C447C5">
              <w:rPr>
                <w:noProof/>
                <w:webHidden/>
              </w:rPr>
              <w:t>57</w:t>
            </w:r>
            <w:r w:rsidR="00C447C5">
              <w:rPr>
                <w:noProof/>
                <w:webHidden/>
              </w:rPr>
              <w:fldChar w:fldCharType="end"/>
            </w:r>
          </w:hyperlink>
        </w:p>
        <w:p w14:paraId="7B6DACBB" w14:textId="7624DB6A" w:rsidR="00C447C5" w:rsidRDefault="004E5030">
          <w:pPr>
            <w:pStyle w:val="21"/>
            <w:tabs>
              <w:tab w:val="left" w:pos="1100"/>
              <w:tab w:val="right" w:leader="dot" w:pos="9345"/>
            </w:tabs>
            <w:rPr>
              <w:rFonts w:eastAsiaTheme="minorEastAsia"/>
              <w:noProof/>
              <w:lang w:eastAsia="ru-RU"/>
            </w:rPr>
          </w:pPr>
          <w:hyperlink w:anchor="_Toc70286254" w:history="1">
            <w:r w:rsidR="00C447C5" w:rsidRPr="00397207">
              <w:rPr>
                <w:rStyle w:val="af2"/>
                <w:rFonts w:ascii="Times New Roman" w:hAnsi="Times New Roman" w:cs="Times New Roman"/>
                <w:b/>
                <w:noProof/>
              </w:rPr>
              <w:t>3.6.1.</w:t>
            </w:r>
            <w:r w:rsidR="00C447C5">
              <w:rPr>
                <w:rFonts w:eastAsiaTheme="minorEastAsia"/>
                <w:noProof/>
                <w:lang w:eastAsia="ru-RU"/>
              </w:rPr>
              <w:tab/>
            </w:r>
            <w:r w:rsidR="00C447C5" w:rsidRPr="00397207">
              <w:rPr>
                <w:rStyle w:val="af2"/>
                <w:rFonts w:ascii="Times New Roman" w:hAnsi="Times New Roman" w:cs="Times New Roman"/>
                <w:b/>
                <w:noProof/>
              </w:rPr>
              <w:t>Алгоритм фильтрации обучающих материалов в приложении</w:t>
            </w:r>
            <w:r w:rsidR="00C447C5">
              <w:rPr>
                <w:noProof/>
                <w:webHidden/>
              </w:rPr>
              <w:tab/>
            </w:r>
            <w:r w:rsidR="00C447C5">
              <w:rPr>
                <w:noProof/>
                <w:webHidden/>
              </w:rPr>
              <w:fldChar w:fldCharType="begin"/>
            </w:r>
            <w:r w:rsidR="00C447C5">
              <w:rPr>
                <w:noProof/>
                <w:webHidden/>
              </w:rPr>
              <w:instrText xml:space="preserve"> PAGEREF _Toc70286254 \h </w:instrText>
            </w:r>
            <w:r w:rsidR="00C447C5">
              <w:rPr>
                <w:noProof/>
                <w:webHidden/>
              </w:rPr>
            </w:r>
            <w:r w:rsidR="00C447C5">
              <w:rPr>
                <w:noProof/>
                <w:webHidden/>
              </w:rPr>
              <w:fldChar w:fldCharType="separate"/>
            </w:r>
            <w:r w:rsidR="00C447C5">
              <w:rPr>
                <w:noProof/>
                <w:webHidden/>
              </w:rPr>
              <w:t>57</w:t>
            </w:r>
            <w:r w:rsidR="00C447C5">
              <w:rPr>
                <w:noProof/>
                <w:webHidden/>
              </w:rPr>
              <w:fldChar w:fldCharType="end"/>
            </w:r>
          </w:hyperlink>
        </w:p>
        <w:p w14:paraId="3988788C" w14:textId="43AEC1E4" w:rsidR="00C447C5" w:rsidRDefault="004E5030">
          <w:pPr>
            <w:pStyle w:val="21"/>
            <w:tabs>
              <w:tab w:val="left" w:pos="880"/>
              <w:tab w:val="right" w:leader="dot" w:pos="9345"/>
            </w:tabs>
            <w:rPr>
              <w:rFonts w:eastAsiaTheme="minorEastAsia"/>
              <w:noProof/>
              <w:lang w:eastAsia="ru-RU"/>
            </w:rPr>
          </w:pPr>
          <w:hyperlink w:anchor="_Toc70286255" w:history="1">
            <w:r w:rsidR="00C447C5" w:rsidRPr="00397207">
              <w:rPr>
                <w:rStyle w:val="af2"/>
                <w:rFonts w:ascii="Times New Roman" w:hAnsi="Times New Roman" w:cs="Times New Roman"/>
                <w:b/>
                <w:noProof/>
              </w:rPr>
              <w:t>3.7.</w:t>
            </w:r>
            <w:r w:rsidR="00C447C5">
              <w:rPr>
                <w:rFonts w:eastAsiaTheme="minorEastAsia"/>
                <w:noProof/>
                <w:lang w:eastAsia="ru-RU"/>
              </w:rPr>
              <w:tab/>
            </w:r>
            <w:r w:rsidR="00C447C5" w:rsidRPr="00397207">
              <w:rPr>
                <w:rStyle w:val="af2"/>
                <w:rFonts w:ascii="Times New Roman" w:hAnsi="Times New Roman" w:cs="Times New Roman"/>
                <w:b/>
                <w:noProof/>
              </w:rPr>
              <w:t>Описание моделей представления системы</w:t>
            </w:r>
            <w:r w:rsidR="00C447C5">
              <w:rPr>
                <w:noProof/>
                <w:webHidden/>
              </w:rPr>
              <w:tab/>
            </w:r>
            <w:r w:rsidR="00C447C5">
              <w:rPr>
                <w:noProof/>
                <w:webHidden/>
              </w:rPr>
              <w:fldChar w:fldCharType="begin"/>
            </w:r>
            <w:r w:rsidR="00C447C5">
              <w:rPr>
                <w:noProof/>
                <w:webHidden/>
              </w:rPr>
              <w:instrText xml:space="preserve"> PAGEREF _Toc70286255 \h </w:instrText>
            </w:r>
            <w:r w:rsidR="00C447C5">
              <w:rPr>
                <w:noProof/>
                <w:webHidden/>
              </w:rPr>
            </w:r>
            <w:r w:rsidR="00C447C5">
              <w:rPr>
                <w:noProof/>
                <w:webHidden/>
              </w:rPr>
              <w:fldChar w:fldCharType="separate"/>
            </w:r>
            <w:r w:rsidR="00C447C5">
              <w:rPr>
                <w:noProof/>
                <w:webHidden/>
              </w:rPr>
              <w:t>59</w:t>
            </w:r>
            <w:r w:rsidR="00C447C5">
              <w:rPr>
                <w:noProof/>
                <w:webHidden/>
              </w:rPr>
              <w:fldChar w:fldCharType="end"/>
            </w:r>
          </w:hyperlink>
        </w:p>
        <w:p w14:paraId="43855B04" w14:textId="0C25A97F" w:rsidR="00C447C5" w:rsidRDefault="004E5030">
          <w:pPr>
            <w:pStyle w:val="21"/>
            <w:tabs>
              <w:tab w:val="left" w:pos="1100"/>
              <w:tab w:val="right" w:leader="dot" w:pos="9345"/>
            </w:tabs>
            <w:rPr>
              <w:rFonts w:eastAsiaTheme="minorEastAsia"/>
              <w:noProof/>
              <w:lang w:eastAsia="ru-RU"/>
            </w:rPr>
          </w:pPr>
          <w:hyperlink w:anchor="_Toc70286256" w:history="1">
            <w:r w:rsidR="00C447C5" w:rsidRPr="00397207">
              <w:rPr>
                <w:rStyle w:val="af2"/>
                <w:rFonts w:ascii="Times New Roman" w:hAnsi="Times New Roman" w:cs="Times New Roman"/>
                <w:b/>
                <w:noProof/>
              </w:rPr>
              <w:t>3.7.1.</w:t>
            </w:r>
            <w:r w:rsidR="00C447C5">
              <w:rPr>
                <w:rFonts w:eastAsiaTheme="minorEastAsia"/>
                <w:noProof/>
                <w:lang w:eastAsia="ru-RU"/>
              </w:rPr>
              <w:tab/>
            </w:r>
            <w:r w:rsidR="00C447C5" w:rsidRPr="00397207">
              <w:rPr>
                <w:rStyle w:val="af2"/>
                <w:rFonts w:ascii="Times New Roman" w:hAnsi="Times New Roman" w:cs="Times New Roman"/>
                <w:b/>
                <w:noProof/>
              </w:rPr>
              <w:t>Диаграмма развертывания (deployment diagram)</w:t>
            </w:r>
            <w:r w:rsidR="00C447C5">
              <w:rPr>
                <w:noProof/>
                <w:webHidden/>
              </w:rPr>
              <w:tab/>
            </w:r>
            <w:r w:rsidR="00C447C5">
              <w:rPr>
                <w:noProof/>
                <w:webHidden/>
              </w:rPr>
              <w:fldChar w:fldCharType="begin"/>
            </w:r>
            <w:r w:rsidR="00C447C5">
              <w:rPr>
                <w:noProof/>
                <w:webHidden/>
              </w:rPr>
              <w:instrText xml:space="preserve"> PAGEREF _Toc70286256 \h </w:instrText>
            </w:r>
            <w:r w:rsidR="00C447C5">
              <w:rPr>
                <w:noProof/>
                <w:webHidden/>
              </w:rPr>
            </w:r>
            <w:r w:rsidR="00C447C5">
              <w:rPr>
                <w:noProof/>
                <w:webHidden/>
              </w:rPr>
              <w:fldChar w:fldCharType="separate"/>
            </w:r>
            <w:r w:rsidR="00C447C5">
              <w:rPr>
                <w:noProof/>
                <w:webHidden/>
              </w:rPr>
              <w:t>59</w:t>
            </w:r>
            <w:r w:rsidR="00C447C5">
              <w:rPr>
                <w:noProof/>
                <w:webHidden/>
              </w:rPr>
              <w:fldChar w:fldCharType="end"/>
            </w:r>
          </w:hyperlink>
        </w:p>
        <w:p w14:paraId="6E017F38" w14:textId="5B8632CC" w:rsidR="00C447C5" w:rsidRDefault="004E5030">
          <w:pPr>
            <w:pStyle w:val="21"/>
            <w:tabs>
              <w:tab w:val="left" w:pos="1100"/>
              <w:tab w:val="right" w:leader="dot" w:pos="9345"/>
            </w:tabs>
            <w:rPr>
              <w:rFonts w:eastAsiaTheme="minorEastAsia"/>
              <w:noProof/>
              <w:lang w:eastAsia="ru-RU"/>
            </w:rPr>
          </w:pPr>
          <w:hyperlink w:anchor="_Toc70286257" w:history="1">
            <w:r w:rsidR="00C447C5" w:rsidRPr="00397207">
              <w:rPr>
                <w:rStyle w:val="af2"/>
                <w:rFonts w:ascii="Times New Roman" w:hAnsi="Times New Roman" w:cs="Times New Roman"/>
                <w:b/>
                <w:noProof/>
              </w:rPr>
              <w:t>3.7.2.</w:t>
            </w:r>
            <w:r w:rsidR="00C447C5">
              <w:rPr>
                <w:rFonts w:eastAsiaTheme="minorEastAsia"/>
                <w:noProof/>
                <w:lang w:eastAsia="ru-RU"/>
              </w:rPr>
              <w:tab/>
            </w:r>
            <w:r w:rsidR="00C447C5" w:rsidRPr="00397207">
              <w:rPr>
                <w:rStyle w:val="af2"/>
                <w:rFonts w:ascii="Times New Roman" w:hAnsi="Times New Roman" w:cs="Times New Roman"/>
                <w:b/>
                <w:noProof/>
              </w:rPr>
              <w:t>Диаграмма компонентов (component diagram)</w:t>
            </w:r>
            <w:r w:rsidR="00C447C5">
              <w:rPr>
                <w:noProof/>
                <w:webHidden/>
              </w:rPr>
              <w:tab/>
            </w:r>
            <w:r w:rsidR="00C447C5">
              <w:rPr>
                <w:noProof/>
                <w:webHidden/>
              </w:rPr>
              <w:fldChar w:fldCharType="begin"/>
            </w:r>
            <w:r w:rsidR="00C447C5">
              <w:rPr>
                <w:noProof/>
                <w:webHidden/>
              </w:rPr>
              <w:instrText xml:space="preserve"> PAGEREF _Toc70286257 \h </w:instrText>
            </w:r>
            <w:r w:rsidR="00C447C5">
              <w:rPr>
                <w:noProof/>
                <w:webHidden/>
              </w:rPr>
            </w:r>
            <w:r w:rsidR="00C447C5">
              <w:rPr>
                <w:noProof/>
                <w:webHidden/>
              </w:rPr>
              <w:fldChar w:fldCharType="separate"/>
            </w:r>
            <w:r w:rsidR="00C447C5">
              <w:rPr>
                <w:noProof/>
                <w:webHidden/>
              </w:rPr>
              <w:t>60</w:t>
            </w:r>
            <w:r w:rsidR="00C447C5">
              <w:rPr>
                <w:noProof/>
                <w:webHidden/>
              </w:rPr>
              <w:fldChar w:fldCharType="end"/>
            </w:r>
          </w:hyperlink>
        </w:p>
        <w:p w14:paraId="4A7A6E38" w14:textId="5E7C39CA" w:rsidR="00C447C5" w:rsidRDefault="004E5030">
          <w:pPr>
            <w:pStyle w:val="21"/>
            <w:tabs>
              <w:tab w:val="left" w:pos="1100"/>
              <w:tab w:val="right" w:leader="dot" w:pos="9345"/>
            </w:tabs>
            <w:rPr>
              <w:rFonts w:eastAsiaTheme="minorEastAsia"/>
              <w:noProof/>
              <w:lang w:eastAsia="ru-RU"/>
            </w:rPr>
          </w:pPr>
          <w:hyperlink w:anchor="_Toc70286258" w:history="1">
            <w:r w:rsidR="00C447C5" w:rsidRPr="00397207">
              <w:rPr>
                <w:rStyle w:val="af2"/>
                <w:rFonts w:ascii="Times New Roman" w:hAnsi="Times New Roman" w:cs="Times New Roman"/>
                <w:b/>
                <w:noProof/>
              </w:rPr>
              <w:t>3.7.3.</w:t>
            </w:r>
            <w:r w:rsidR="00C447C5">
              <w:rPr>
                <w:rFonts w:eastAsiaTheme="minorEastAsia"/>
                <w:noProof/>
                <w:lang w:eastAsia="ru-RU"/>
              </w:rPr>
              <w:tab/>
            </w:r>
            <w:r w:rsidR="00C447C5" w:rsidRPr="00397207">
              <w:rPr>
                <w:rStyle w:val="af2"/>
                <w:rFonts w:ascii="Times New Roman" w:hAnsi="Times New Roman" w:cs="Times New Roman"/>
                <w:b/>
                <w:noProof/>
              </w:rPr>
              <w:t>Диаграмма последовательностей (sequence diagram)</w:t>
            </w:r>
            <w:r w:rsidR="00C447C5">
              <w:rPr>
                <w:noProof/>
                <w:webHidden/>
              </w:rPr>
              <w:tab/>
            </w:r>
            <w:r w:rsidR="00C447C5">
              <w:rPr>
                <w:noProof/>
                <w:webHidden/>
              </w:rPr>
              <w:fldChar w:fldCharType="begin"/>
            </w:r>
            <w:r w:rsidR="00C447C5">
              <w:rPr>
                <w:noProof/>
                <w:webHidden/>
              </w:rPr>
              <w:instrText xml:space="preserve"> PAGEREF _Toc70286258 \h </w:instrText>
            </w:r>
            <w:r w:rsidR="00C447C5">
              <w:rPr>
                <w:noProof/>
                <w:webHidden/>
              </w:rPr>
            </w:r>
            <w:r w:rsidR="00C447C5">
              <w:rPr>
                <w:noProof/>
                <w:webHidden/>
              </w:rPr>
              <w:fldChar w:fldCharType="separate"/>
            </w:r>
            <w:r w:rsidR="00C447C5">
              <w:rPr>
                <w:noProof/>
                <w:webHidden/>
              </w:rPr>
              <w:t>61</w:t>
            </w:r>
            <w:r w:rsidR="00C447C5">
              <w:rPr>
                <w:noProof/>
                <w:webHidden/>
              </w:rPr>
              <w:fldChar w:fldCharType="end"/>
            </w:r>
          </w:hyperlink>
        </w:p>
        <w:p w14:paraId="55E34351" w14:textId="5662E62E" w:rsidR="00C447C5" w:rsidRDefault="004E5030">
          <w:pPr>
            <w:pStyle w:val="21"/>
            <w:tabs>
              <w:tab w:val="left" w:pos="1100"/>
              <w:tab w:val="right" w:leader="dot" w:pos="9345"/>
            </w:tabs>
            <w:rPr>
              <w:rFonts w:eastAsiaTheme="minorEastAsia"/>
              <w:noProof/>
              <w:lang w:eastAsia="ru-RU"/>
            </w:rPr>
          </w:pPr>
          <w:hyperlink w:anchor="_Toc70286259" w:history="1">
            <w:r w:rsidR="00C447C5" w:rsidRPr="00397207">
              <w:rPr>
                <w:rStyle w:val="af2"/>
                <w:rFonts w:ascii="Times New Roman" w:hAnsi="Times New Roman" w:cs="Times New Roman"/>
                <w:b/>
                <w:noProof/>
              </w:rPr>
              <w:t>3.7.4.</w:t>
            </w:r>
            <w:r w:rsidR="00C447C5">
              <w:rPr>
                <w:rFonts w:eastAsiaTheme="minorEastAsia"/>
                <w:noProof/>
                <w:lang w:eastAsia="ru-RU"/>
              </w:rPr>
              <w:tab/>
            </w:r>
            <w:r w:rsidR="00C447C5" w:rsidRPr="00397207">
              <w:rPr>
                <w:rStyle w:val="af2"/>
                <w:rFonts w:ascii="Times New Roman" w:hAnsi="Times New Roman" w:cs="Times New Roman"/>
                <w:b/>
                <w:noProof/>
              </w:rPr>
              <w:t>Диаграмма состояний</w:t>
            </w:r>
            <w:r w:rsidR="00C447C5">
              <w:rPr>
                <w:noProof/>
                <w:webHidden/>
              </w:rPr>
              <w:tab/>
            </w:r>
            <w:r w:rsidR="00C447C5">
              <w:rPr>
                <w:noProof/>
                <w:webHidden/>
              </w:rPr>
              <w:fldChar w:fldCharType="begin"/>
            </w:r>
            <w:r w:rsidR="00C447C5">
              <w:rPr>
                <w:noProof/>
                <w:webHidden/>
              </w:rPr>
              <w:instrText xml:space="preserve"> PAGEREF _Toc70286259 \h </w:instrText>
            </w:r>
            <w:r w:rsidR="00C447C5">
              <w:rPr>
                <w:noProof/>
                <w:webHidden/>
              </w:rPr>
            </w:r>
            <w:r w:rsidR="00C447C5">
              <w:rPr>
                <w:noProof/>
                <w:webHidden/>
              </w:rPr>
              <w:fldChar w:fldCharType="separate"/>
            </w:r>
            <w:r w:rsidR="00C447C5">
              <w:rPr>
                <w:noProof/>
                <w:webHidden/>
              </w:rPr>
              <w:t>62</w:t>
            </w:r>
            <w:r w:rsidR="00C447C5">
              <w:rPr>
                <w:noProof/>
                <w:webHidden/>
              </w:rPr>
              <w:fldChar w:fldCharType="end"/>
            </w:r>
          </w:hyperlink>
        </w:p>
        <w:p w14:paraId="0A9A66A0" w14:textId="65F5483E" w:rsidR="00C447C5" w:rsidRDefault="004E5030">
          <w:pPr>
            <w:pStyle w:val="21"/>
            <w:tabs>
              <w:tab w:val="left" w:pos="880"/>
              <w:tab w:val="right" w:leader="dot" w:pos="9345"/>
            </w:tabs>
            <w:rPr>
              <w:rFonts w:eastAsiaTheme="minorEastAsia"/>
              <w:noProof/>
              <w:lang w:eastAsia="ru-RU"/>
            </w:rPr>
          </w:pPr>
          <w:hyperlink w:anchor="_Toc70286260" w:history="1">
            <w:r w:rsidR="00C447C5" w:rsidRPr="00397207">
              <w:rPr>
                <w:rStyle w:val="af2"/>
                <w:rFonts w:ascii="Times New Roman" w:hAnsi="Times New Roman" w:cs="Times New Roman"/>
                <w:b/>
                <w:noProof/>
              </w:rPr>
              <w:t>3.5.</w:t>
            </w:r>
            <w:r w:rsidR="00C447C5">
              <w:rPr>
                <w:rFonts w:eastAsiaTheme="minorEastAsia"/>
                <w:noProof/>
                <w:lang w:eastAsia="ru-RU"/>
              </w:rPr>
              <w:tab/>
            </w:r>
            <w:r w:rsidR="00C447C5" w:rsidRPr="00397207">
              <w:rPr>
                <w:rStyle w:val="af2"/>
                <w:rFonts w:ascii="Times New Roman" w:hAnsi="Times New Roman" w:cs="Times New Roman"/>
                <w:b/>
                <w:noProof/>
              </w:rPr>
              <w:t>Описание интерфейса системы и руководство пользователя</w:t>
            </w:r>
            <w:r w:rsidR="00C447C5">
              <w:rPr>
                <w:noProof/>
                <w:webHidden/>
              </w:rPr>
              <w:tab/>
            </w:r>
            <w:r w:rsidR="00C447C5">
              <w:rPr>
                <w:noProof/>
                <w:webHidden/>
              </w:rPr>
              <w:fldChar w:fldCharType="begin"/>
            </w:r>
            <w:r w:rsidR="00C447C5">
              <w:rPr>
                <w:noProof/>
                <w:webHidden/>
              </w:rPr>
              <w:instrText xml:space="preserve"> PAGEREF _Toc70286260 \h </w:instrText>
            </w:r>
            <w:r w:rsidR="00C447C5">
              <w:rPr>
                <w:noProof/>
                <w:webHidden/>
              </w:rPr>
            </w:r>
            <w:r w:rsidR="00C447C5">
              <w:rPr>
                <w:noProof/>
                <w:webHidden/>
              </w:rPr>
              <w:fldChar w:fldCharType="separate"/>
            </w:r>
            <w:r w:rsidR="00C447C5">
              <w:rPr>
                <w:noProof/>
                <w:webHidden/>
              </w:rPr>
              <w:t>62</w:t>
            </w:r>
            <w:r w:rsidR="00C447C5">
              <w:rPr>
                <w:noProof/>
                <w:webHidden/>
              </w:rPr>
              <w:fldChar w:fldCharType="end"/>
            </w:r>
          </w:hyperlink>
        </w:p>
        <w:p w14:paraId="605FC6B0" w14:textId="11F0374C" w:rsidR="00C447C5" w:rsidRDefault="004E5030">
          <w:pPr>
            <w:pStyle w:val="11"/>
            <w:tabs>
              <w:tab w:val="right" w:leader="dot" w:pos="9345"/>
            </w:tabs>
            <w:rPr>
              <w:rFonts w:eastAsiaTheme="minorEastAsia"/>
              <w:noProof/>
              <w:lang w:eastAsia="ru-RU"/>
            </w:rPr>
          </w:pPr>
          <w:hyperlink w:anchor="_Toc70286261" w:history="1">
            <w:r w:rsidR="00C447C5" w:rsidRPr="00397207">
              <w:rPr>
                <w:rStyle w:val="af2"/>
                <w:rFonts w:ascii="Times New Roman" w:hAnsi="Times New Roman" w:cs="Times New Roman"/>
                <w:noProof/>
              </w:rPr>
              <w:t>ЗАКЛЮЧЕНИЕ</w:t>
            </w:r>
            <w:r w:rsidR="00C447C5">
              <w:rPr>
                <w:noProof/>
                <w:webHidden/>
              </w:rPr>
              <w:tab/>
            </w:r>
            <w:r w:rsidR="00C447C5">
              <w:rPr>
                <w:noProof/>
                <w:webHidden/>
              </w:rPr>
              <w:fldChar w:fldCharType="begin"/>
            </w:r>
            <w:r w:rsidR="00C447C5">
              <w:rPr>
                <w:noProof/>
                <w:webHidden/>
              </w:rPr>
              <w:instrText xml:space="preserve"> PAGEREF _Toc70286261 \h </w:instrText>
            </w:r>
            <w:r w:rsidR="00C447C5">
              <w:rPr>
                <w:noProof/>
                <w:webHidden/>
              </w:rPr>
            </w:r>
            <w:r w:rsidR="00C447C5">
              <w:rPr>
                <w:noProof/>
                <w:webHidden/>
              </w:rPr>
              <w:fldChar w:fldCharType="separate"/>
            </w:r>
            <w:r w:rsidR="00C447C5">
              <w:rPr>
                <w:noProof/>
                <w:webHidden/>
              </w:rPr>
              <w:t>79</w:t>
            </w:r>
            <w:r w:rsidR="00C447C5">
              <w:rPr>
                <w:noProof/>
                <w:webHidden/>
              </w:rPr>
              <w:fldChar w:fldCharType="end"/>
            </w:r>
          </w:hyperlink>
        </w:p>
        <w:p w14:paraId="5556417A" w14:textId="4E10AC2B" w:rsidR="00C447C5" w:rsidRDefault="004E5030">
          <w:pPr>
            <w:pStyle w:val="11"/>
            <w:tabs>
              <w:tab w:val="right" w:leader="dot" w:pos="9345"/>
            </w:tabs>
            <w:rPr>
              <w:rFonts w:eastAsiaTheme="minorEastAsia"/>
              <w:noProof/>
              <w:lang w:eastAsia="ru-RU"/>
            </w:rPr>
          </w:pPr>
          <w:hyperlink w:anchor="_Toc70286262" w:history="1">
            <w:r w:rsidR="00C447C5" w:rsidRPr="00397207">
              <w:rPr>
                <w:rStyle w:val="af2"/>
                <w:rFonts w:ascii="Times New Roman" w:hAnsi="Times New Roman" w:cs="Times New Roman"/>
                <w:noProof/>
              </w:rPr>
              <w:t>СПИСОК ИСПОЛЬЗОВАННЫХ ИСТОЧНИКОВ</w:t>
            </w:r>
            <w:r w:rsidR="00C447C5">
              <w:rPr>
                <w:noProof/>
                <w:webHidden/>
              </w:rPr>
              <w:tab/>
            </w:r>
            <w:r w:rsidR="00C447C5">
              <w:rPr>
                <w:noProof/>
                <w:webHidden/>
              </w:rPr>
              <w:fldChar w:fldCharType="begin"/>
            </w:r>
            <w:r w:rsidR="00C447C5">
              <w:rPr>
                <w:noProof/>
                <w:webHidden/>
              </w:rPr>
              <w:instrText xml:space="preserve"> PAGEREF _Toc70286262 \h </w:instrText>
            </w:r>
            <w:r w:rsidR="00C447C5">
              <w:rPr>
                <w:noProof/>
                <w:webHidden/>
              </w:rPr>
            </w:r>
            <w:r w:rsidR="00C447C5">
              <w:rPr>
                <w:noProof/>
                <w:webHidden/>
              </w:rPr>
              <w:fldChar w:fldCharType="separate"/>
            </w:r>
            <w:r w:rsidR="00C447C5">
              <w:rPr>
                <w:noProof/>
                <w:webHidden/>
              </w:rPr>
              <w:t>80</w:t>
            </w:r>
            <w:r w:rsidR="00C447C5">
              <w:rPr>
                <w:noProof/>
                <w:webHidden/>
              </w:rPr>
              <w:fldChar w:fldCharType="end"/>
            </w:r>
          </w:hyperlink>
        </w:p>
        <w:p w14:paraId="4EFD74C3" w14:textId="691AC29B" w:rsidR="0095401B" w:rsidRDefault="0095401B">
          <w:r w:rsidRPr="00D82F7C">
            <w:rPr>
              <w:rFonts w:ascii="Times New Roman" w:hAnsi="Times New Roman" w:cs="Times New Roman"/>
              <w:bCs/>
              <w:sz w:val="28"/>
              <w:szCs w:val="28"/>
            </w:rPr>
            <w:fldChar w:fldCharType="end"/>
          </w:r>
        </w:p>
      </w:sdtContent>
    </w:sdt>
    <w:p w14:paraId="1E55BA52" w14:textId="77777777" w:rsidR="0095401B" w:rsidRPr="0095401B" w:rsidRDefault="0095401B" w:rsidP="0095401B">
      <w:pPr>
        <w:pStyle w:val="ad"/>
        <w:rPr>
          <w:b w:val="0"/>
          <w:sz w:val="28"/>
          <w:szCs w:val="28"/>
        </w:rPr>
      </w:pPr>
    </w:p>
    <w:p w14:paraId="3326ED6B" w14:textId="77777777" w:rsidR="0095401B" w:rsidRDefault="0095401B">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6BE0733"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2" w:name="_Toc70286220"/>
      <w:r w:rsidRPr="00E01FFD">
        <w:rPr>
          <w:rFonts w:ascii="Times New Roman" w:eastAsia="Times New Roman" w:hAnsi="Times New Roman" w:cs="Times New Roman"/>
          <w:bCs w:val="0"/>
          <w:caps/>
          <w:color w:val="auto"/>
          <w:lang w:eastAsia="ru-RU"/>
        </w:rPr>
        <w:lastRenderedPageBreak/>
        <w:t>Введение</w:t>
      </w:r>
      <w:bookmarkEnd w:id="1"/>
      <w:bookmarkEnd w:id="2"/>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1216DA47" w:rsidR="0074785D" w:rsidRPr="00037EFE" w:rsidRDefault="0074785D" w:rsidP="0074785D">
      <w:pPr>
        <w:spacing w:after="0"/>
        <w:ind w:firstLine="709"/>
        <w:jc w:val="both"/>
      </w:pPr>
      <w:r>
        <w:rPr>
          <w:rFonts w:ascii="Times New Roman" w:hAnsi="Times New Roman" w:cs="Times New Roman"/>
          <w:sz w:val="28"/>
          <w:szCs w:val="28"/>
        </w:rPr>
        <w:t xml:space="preserve">В современных условиях эффективное распределение времени представляет собой ценный процесс для каждой компании и человека, в частности. В условиях постоянной нехватки времени и постоянной необходимости для изучения новых технологий сотрудниками в </w:t>
      </w:r>
      <w:r>
        <w:rPr>
          <w:rFonts w:ascii="Times New Roman" w:hAnsi="Times New Roman" w:cs="Times New Roman"/>
          <w:sz w:val="28"/>
          <w:szCs w:val="28"/>
          <w:lang w:val="en-US"/>
        </w:rPr>
        <w:t>IT</w:t>
      </w:r>
      <w:r>
        <w:rPr>
          <w:rFonts w:ascii="Times New Roman" w:hAnsi="Times New Roman" w:cs="Times New Roman"/>
          <w:sz w:val="28"/>
          <w:szCs w:val="28"/>
        </w:rPr>
        <w:t xml:space="preserve"> компаниях, учитывая время затратность на доскональное изучения учебных материалов, исходит нужда в качественном их подборе и быстром поиске последних.  Следовательно, повышение эффективности данного процесса на основе систем </w:t>
      </w:r>
      <w:r w:rsidR="00037EFE" w:rsidRPr="00037EFE">
        <w:rPr>
          <w:rFonts w:ascii="Times New Roman" w:hAnsi="Times New Roman" w:cs="Times New Roman"/>
          <w:sz w:val="28"/>
          <w:szCs w:val="28"/>
        </w:rPr>
        <w:t>система подбора</w:t>
      </w:r>
      <w:r>
        <w:rPr>
          <w:rFonts w:ascii="Times New Roman" w:hAnsi="Times New Roman" w:cs="Times New Roman"/>
          <w:sz w:val="28"/>
          <w:szCs w:val="28"/>
        </w:rPr>
        <w:t xml:space="preserve"> становится одним из направлений совершенствования проекта в целом.</w:t>
      </w:r>
      <w:r w:rsidR="00037EFE">
        <w:rPr>
          <w:rFonts w:ascii="Times New Roman" w:hAnsi="Times New Roman" w:cs="Times New Roman"/>
          <w:sz w:val="28"/>
          <w:szCs w:val="28"/>
        </w:rPr>
        <w:t xml:space="preserve"> Также грамотна спроектированная система </w:t>
      </w:r>
      <w:r w:rsidR="00037EFE" w:rsidRPr="00037EFE">
        <w:rPr>
          <w:rFonts w:ascii="Times New Roman" w:hAnsi="Times New Roman" w:cs="Times New Roman"/>
          <w:sz w:val="28"/>
          <w:szCs w:val="28"/>
        </w:rPr>
        <w:t>хранения</w:t>
      </w:r>
      <w:r w:rsidR="00037EFE">
        <w:rPr>
          <w:rFonts w:ascii="Times New Roman" w:hAnsi="Times New Roman" w:cs="Times New Roman"/>
          <w:sz w:val="28"/>
          <w:szCs w:val="28"/>
        </w:rPr>
        <w:t xml:space="preserve"> обуча</w:t>
      </w:r>
      <w:r w:rsidR="00037EFE" w:rsidRPr="00037EFE">
        <w:rPr>
          <w:rFonts w:ascii="Times New Roman" w:hAnsi="Times New Roman" w:cs="Times New Roman"/>
          <w:sz w:val="28"/>
          <w:szCs w:val="28"/>
        </w:rPr>
        <w:t xml:space="preserve">ющих </w:t>
      </w:r>
      <w:r w:rsidR="00037EFE">
        <w:rPr>
          <w:rFonts w:ascii="Times New Roman" w:hAnsi="Times New Roman" w:cs="Times New Roman"/>
          <w:sz w:val="28"/>
          <w:szCs w:val="28"/>
        </w:rPr>
        <w:t>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AA59F4">
        <w:rPr>
          <w:rFonts w:ascii="Times New Roman" w:hAnsi="Times New Roman" w:cs="Times New Roman"/>
          <w:sz w:val="28"/>
          <w:szCs w:val="28"/>
        </w:rPr>
        <w:t>[7]</w:t>
      </w:r>
      <w:r w:rsidR="00037EFE">
        <w:rPr>
          <w:rFonts w:ascii="Times New Roman" w:hAnsi="Times New Roman" w:cs="Times New Roman"/>
          <w:sz w:val="28"/>
          <w:szCs w:val="28"/>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7E09C461"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r>
        <w:rPr>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Значимость данных процессов столь велика, что самые совершенные программные средства не могут быть применены без надлежащей серьезной предварительной работы руководителя и/или менеджера проекта.</w:t>
      </w:r>
    </w:p>
    <w:p w14:paraId="118BBAA4" w14:textId="48840ED3"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ED779F" w:rsidRPr="00ED779F">
        <w:rPr>
          <w:rFonts w:ascii="Times New Roman" w:hAnsi="Times New Roman" w:cs="Times New Roman"/>
          <w:sz w:val="28"/>
          <w:szCs w:val="28"/>
        </w:rPr>
        <w:t>[8]</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3ACD2C0"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w:t>
      </w:r>
      <w:r w:rsidR="003A0857">
        <w:rPr>
          <w:rStyle w:val="keyword"/>
          <w:rFonts w:ascii="Times New Roman" w:hAnsi="Times New Roman" w:cs="Times New Roman"/>
          <w:iCs/>
          <w:color w:val="000000" w:themeColor="text1"/>
          <w:sz w:val="28"/>
          <w:szCs w:val="28"/>
          <w:shd w:val="clear" w:color="auto" w:fill="FFFFFF"/>
        </w:rPr>
        <w:lastRenderedPageBreak/>
        <w:t>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которые обычно выполняются высоквалифицированными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r>
        <w:rPr>
          <w:rStyle w:val="keyword"/>
          <w:rFonts w:ascii="Times New Roman" w:hAnsi="Times New Roman" w:cs="Times New Roman"/>
          <w:iCs/>
          <w:color w:val="000000" w:themeColor="text1"/>
          <w:sz w:val="28"/>
          <w:szCs w:val="28"/>
        </w:rPr>
        <w:t>От темпов и эффективности перехода к нов</w:t>
      </w:r>
      <w:r w:rsidR="003A0857">
        <w:rPr>
          <w:rStyle w:val="keyword"/>
          <w:rFonts w:ascii="Times New Roman" w:hAnsi="Times New Roman" w:cs="Times New Roman"/>
          <w:iCs/>
          <w:color w:val="000000" w:themeColor="text1"/>
          <w:sz w:val="28"/>
          <w:szCs w:val="28"/>
        </w:rPr>
        <w:t>ым</w:t>
      </w:r>
      <w:r>
        <w:rPr>
          <w:rStyle w:val="keyword"/>
          <w:rFonts w:ascii="Times New Roman" w:hAnsi="Times New Roman" w:cs="Times New Roman"/>
          <w:iCs/>
          <w:color w:val="000000" w:themeColor="text1"/>
          <w:sz w:val="28"/>
          <w:szCs w:val="28"/>
        </w:rPr>
        <w:t xml:space="preserve"> </w:t>
      </w:r>
      <w:r w:rsidR="003A0857">
        <w:rPr>
          <w:rStyle w:val="keyword"/>
          <w:rFonts w:ascii="Times New Roman" w:hAnsi="Times New Roman" w:cs="Times New Roman"/>
          <w:iCs/>
          <w:color w:val="000000" w:themeColor="text1"/>
          <w:sz w:val="28"/>
          <w:szCs w:val="28"/>
        </w:rPr>
        <w:t>технологиям сотрудников,</w:t>
      </w:r>
      <w:r>
        <w:rPr>
          <w:rStyle w:val="keyword"/>
          <w:rFonts w:ascii="Times New Roman" w:hAnsi="Times New Roman" w:cs="Times New Roman"/>
          <w:iCs/>
          <w:color w:val="000000" w:themeColor="text1"/>
          <w:sz w:val="28"/>
          <w:szCs w:val="28"/>
        </w:rPr>
        <w:t xml:space="preserve"> от того, насколько успешно происходит формирование новой культуры </w:t>
      </w:r>
      <w:r w:rsidR="003A0857">
        <w:rPr>
          <w:rStyle w:val="keyword"/>
          <w:rFonts w:ascii="Times New Roman" w:hAnsi="Times New Roman" w:cs="Times New Roman"/>
          <w:iCs/>
          <w:color w:val="000000" w:themeColor="text1"/>
          <w:sz w:val="28"/>
          <w:szCs w:val="28"/>
        </w:rPr>
        <w:t>обучения</w:t>
      </w:r>
      <w:r>
        <w:rPr>
          <w:rStyle w:val="keyword"/>
          <w:rFonts w:ascii="Times New Roman" w:hAnsi="Times New Roman" w:cs="Times New Roman"/>
          <w:iCs/>
          <w:color w:val="000000" w:themeColor="text1"/>
          <w:sz w:val="28"/>
          <w:szCs w:val="28"/>
        </w:rPr>
        <w:t>, зависит, таким образом, успешность решения обществом важнейших экономических и социальных задач.</w:t>
      </w:r>
      <w:r>
        <w:rPr>
          <w:rStyle w:val="apple-converted-space"/>
          <w:rFonts w:ascii="Arial" w:hAnsi="Arial" w:cs="Arial"/>
          <w:color w:val="000000"/>
          <w:sz w:val="17"/>
          <w:szCs w:val="17"/>
          <w:shd w:val="clear" w:color="auto" w:fill="FFFFFF"/>
        </w:rPr>
        <w:t> </w:t>
      </w:r>
    </w:p>
    <w:p w14:paraId="1470BA89" w14:textId="7EB6F14D"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Предмет исследования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3A0857">
        <w:rPr>
          <w:szCs w:val="28"/>
        </w:rPr>
        <w:t xml:space="preserve">Целью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тот самый гайд, что ответит на все вопросы в текущей ситуации</w:t>
      </w:r>
      <w:r w:rsidRPr="003A0857">
        <w:rPr>
          <w:szCs w:val="28"/>
        </w:rPr>
        <w:t xml:space="preserve">. </w:t>
      </w:r>
      <w:bookmarkStart w:id="3"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web-технологий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3"/>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lastRenderedPageBreak/>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создание web-приложения,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r w:rsidR="004F1BF9" w:rsidRPr="004F1BF9">
        <w:rPr>
          <w:szCs w:val="28"/>
        </w:rPr>
        <w:t xml:space="preserve">as-is </w:t>
      </w:r>
      <w:r w:rsidR="004F1BF9">
        <w:rPr>
          <w:szCs w:val="28"/>
        </w:rPr>
        <w:t xml:space="preserve">и </w:t>
      </w:r>
      <w:r w:rsidR="004F1BF9" w:rsidRPr="004F1BF9">
        <w:rPr>
          <w:szCs w:val="28"/>
        </w:rPr>
        <w:t>to-be</w:t>
      </w:r>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73ED7C51" w14:textId="1379947B" w:rsidR="009838D2" w:rsidRPr="009838D2" w:rsidRDefault="009838D2" w:rsidP="004F1BF9">
      <w:pPr>
        <w:pStyle w:val="af"/>
        <w:rPr>
          <w:szCs w:val="28"/>
        </w:rPr>
      </w:pPr>
      <w:r>
        <w:rPr>
          <w:szCs w:val="28"/>
        </w:rPr>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 </w:t>
      </w:r>
    </w:p>
    <w:p w14:paraId="77EF0475" w14:textId="04A14D21" w:rsidR="0095401B" w:rsidRDefault="0095401B">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72F3EE1" w14:textId="43B26F62"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4" w:name="_Toc70286221"/>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4"/>
    </w:p>
    <w:p w14:paraId="5E0C07F0" w14:textId="77777777" w:rsidR="00695DDE" w:rsidRDefault="00695DDE" w:rsidP="00695DDE">
      <w:pPr>
        <w:pStyle w:val="2"/>
        <w:spacing w:before="0"/>
        <w:rPr>
          <w:rFonts w:ascii="Times New Roman" w:hAnsi="Times New Roman"/>
          <w:b/>
          <w:color w:val="auto"/>
          <w:sz w:val="28"/>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5" w:name="_Toc70286222"/>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5"/>
    </w:p>
    <w:p w14:paraId="7FD8EC74" w14:textId="77777777" w:rsidR="00695DDE" w:rsidRPr="00695DDE" w:rsidRDefault="00695DDE" w:rsidP="00695DDE">
      <w:pPr>
        <w:rPr>
          <w:lang w:eastAsia="ru-RU"/>
        </w:rPr>
      </w:pPr>
    </w:p>
    <w:p w14:paraId="2E9E4F47" w14:textId="1428D7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[9]</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Нам годами говорят, что залог успеха – это качественный контент, привлекающий и вовлекающий посетителей web-портала.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070195D"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[22]</w:t>
      </w:r>
      <w:r w:rsidRPr="0092219B">
        <w:rPr>
          <w:rStyle w:val="keyword"/>
          <w:rFonts w:ascii="Times New Roman" w:hAnsi="Times New Roman" w:cs="Times New Roman"/>
          <w:iCs/>
          <w:sz w:val="28"/>
          <w:szCs w:val="28"/>
        </w:rPr>
        <w:t xml:space="preserve">. </w:t>
      </w:r>
    </w:p>
    <w:p w14:paraId="53F6E208" w14:textId="03F5E6E8"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[23]</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lastRenderedPageBreak/>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35278F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привлекательным для пользователей:</w:t>
      </w:r>
    </w:p>
    <w:p w14:paraId="5B9FCB52"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p>
    <w:p w14:paraId="1C47F7E9"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интересным:</w:t>
      </w:r>
    </w:p>
    <w:p w14:paraId="0BFE6A55"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Информативным – отвечать на вопросы, приносить пользу;</w:t>
      </w:r>
    </w:p>
    <w:p w14:paraId="3A4207E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Соответствующим интересам целевой аудитории.</w:t>
      </w:r>
    </w:p>
    <w:p w14:paraId="1237397D" w14:textId="72E71E62"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эффективным, призывающим к действию.</w:t>
      </w:r>
    </w:p>
    <w:p w14:paraId="5C5F3795" w14:textId="2FF2A92A" w:rsidR="00EF010E" w:rsidRDefault="00EF010E" w:rsidP="00EF010E">
      <w:pPr>
        <w:spacing w:after="0"/>
        <w:rPr>
          <w:rStyle w:val="keyword"/>
          <w:rFonts w:ascii="Times New Roman" w:hAnsi="Times New Roman" w:cs="Times New Roman"/>
          <w:iCs/>
          <w:sz w:val="28"/>
          <w:szCs w:val="28"/>
        </w:rPr>
      </w:pPr>
      <w:r>
        <w:rPr>
          <w:rFonts w:ascii="Segoe UI" w:hAnsi="Segoe UI" w:cs="Segoe UI"/>
          <w:color w:val="222222"/>
        </w:rPr>
        <w:br/>
      </w: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21]</w:t>
      </w:r>
      <w:r w:rsidRPr="00EF010E">
        <w:rPr>
          <w:rStyle w:val="keyword"/>
          <w:rFonts w:ascii="Times New Roman" w:hAnsi="Times New Roman" w:cs="Times New Roman"/>
          <w:iCs/>
          <w:sz w:val="28"/>
          <w:szCs w:val="28"/>
        </w:rPr>
        <w:t>:</w:t>
      </w:r>
    </w:p>
    <w:p w14:paraId="39A949C6" w14:textId="23B470FC"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Экспертные статьи: исследования, обзоры, аналитика и т.д.;</w:t>
      </w:r>
    </w:p>
    <w:p w14:paraId="2E801243"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Инструкции по какой-либо теме: FAQ-статьи, «Как это делается?»;</w:t>
      </w:r>
    </w:p>
    <w:p w14:paraId="02496C4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Инфографика;</w:t>
      </w:r>
    </w:p>
    <w:p w14:paraId="55CCCF9D"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Обучающие материалы;</w:t>
      </w:r>
    </w:p>
    <w:p w14:paraId="195CB672"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4117E29"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ED779F" w:rsidRPr="00ED779F">
        <w:rPr>
          <w:rStyle w:val="keyword"/>
          <w:rFonts w:ascii="Times New Roman" w:hAnsi="Times New Roman" w:cs="Times New Roman"/>
          <w:iCs/>
          <w:sz w:val="28"/>
          <w:szCs w:val="28"/>
        </w:rPr>
        <w:t>10]</w:t>
      </w:r>
    </w:p>
    <w:p w14:paraId="63E79520" w14:textId="26542255"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Отсутствие цели или лжецель</w:t>
      </w:r>
      <w:r w:rsidRPr="00EF010E">
        <w:rPr>
          <w:rStyle w:val="keyword"/>
          <w:rFonts w:ascii="Times New Roman" w:hAnsi="Times New Roman" w:cs="Times New Roman"/>
          <w:iCs/>
          <w:sz w:val="28"/>
          <w:szCs w:val="28"/>
        </w:rPr>
        <w:br/>
      </w:r>
      <w:r>
        <w:rPr>
          <w:rFonts w:ascii="Segoe UI" w:hAnsi="Segoe UI" w:cs="Segoe UI"/>
          <w:color w:val="222222"/>
        </w:rPr>
        <w:br/>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три лжецели:</w:t>
      </w:r>
    </w:p>
    <w:p w14:paraId="24BDAAB0" w14:textId="77C89EA8"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Измерять полезность контента с помощью рейтингов. Контент должен быть образовательно-вовлекательного характера, поэтому самое важное в нем это качество и то, как ваш контент помог пользователям, насколько им понравился.</w:t>
      </w:r>
    </w:p>
    <w:p w14:paraId="1B49E8AC" w14:textId="6EE872AD"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Увеличить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738DAB6B"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00D08303"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2E04B4" w:rsidRPr="002E04B4">
        <w:rPr>
          <w:rStyle w:val="keyword"/>
          <w:rFonts w:ascii="Times New Roman" w:hAnsi="Times New Roman" w:cs="Times New Roman"/>
          <w:iCs/>
          <w:sz w:val="28"/>
          <w:szCs w:val="28"/>
        </w:rPr>
        <w:t>[24]</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6" w:name="_Toc70286223"/>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6"/>
    </w:p>
    <w:p w14:paraId="15FA8B1A" w14:textId="77777777" w:rsidR="00ED779F" w:rsidRPr="00ED779F" w:rsidRDefault="00ED779F" w:rsidP="00ED779F"/>
    <w:p w14:paraId="3794A75C" w14:textId="34338DC2"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[11]</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Отмеченные в вышеописанных подходах недостатки обуславливают </w:t>
      </w:r>
      <w:r w:rsidRPr="001F2587">
        <w:rPr>
          <w:rStyle w:val="keyword"/>
          <w:rFonts w:ascii="Times New Roman" w:hAnsi="Times New Roman" w:cs="Times New Roman"/>
          <w:iCs/>
          <w:sz w:val="28"/>
          <w:szCs w:val="28"/>
          <w:shd w:val="clear" w:color="auto" w:fill="FFFFFF"/>
        </w:rPr>
        <w:lastRenderedPageBreak/>
        <w:t>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6A3FD6B0"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12]</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Были рассмотрены следующие виды классификации информационных объектов: иерархическая, фасетная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Таблица 1. Преимущества и недостатки видов классификации 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80"/>
        <w:gridCol w:w="3112"/>
        <w:gridCol w:w="3547"/>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все объекты, находящиеся на одной ветви графа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Фасетная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66CBB9EC"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Категоризированные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[27]</w:t>
      </w:r>
      <w:r w:rsidRPr="001F2587">
        <w:rPr>
          <w:rStyle w:val="keyword"/>
          <w:rFonts w:ascii="Times New Roman" w:hAnsi="Times New Roman" w:cs="Times New Roman"/>
          <w:iCs/>
          <w:sz w:val="28"/>
          <w:szCs w:val="28"/>
          <w:shd w:val="clear" w:color="auto" w:fill="FFFFFF"/>
        </w:rPr>
        <w:t xml:space="preserve">. Предлагаемая дескрипторно-иерархическая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[13]</w:t>
      </w:r>
      <w:r w:rsidRPr="001F2587">
        <w:rPr>
          <w:rStyle w:val="keyword"/>
          <w:rFonts w:ascii="Times New Roman" w:hAnsi="Times New Roman" w:cs="Times New Roman"/>
          <w:iCs/>
          <w:sz w:val="28"/>
          <w:szCs w:val="28"/>
          <w:shd w:val="clear" w:color="auto" w:fill="FFFFFF"/>
        </w:rPr>
        <w:t>. Схема организации данных в дескрипторно-иерархической модели, а также поиск по ключевым поисковым образам показан на рисунке 3.</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34687E2D"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 3.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90F49B3"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710566" w:rsidRPr="00710566">
        <w:rPr>
          <w:rStyle w:val="keyword"/>
          <w:rFonts w:ascii="Times New Roman" w:hAnsi="Times New Roman" w:cs="Times New Roman"/>
          <w:iCs/>
          <w:sz w:val="28"/>
          <w:szCs w:val="28"/>
          <w:shd w:val="clear" w:color="auto" w:fill="FFFFFF"/>
        </w:rPr>
        <w:t>[28]</w:t>
      </w:r>
      <w:r w:rsidRPr="001F2587">
        <w:rPr>
          <w:rStyle w:val="keyword"/>
          <w:rFonts w:ascii="Times New Roman" w:hAnsi="Times New Roman" w:cs="Times New Roman"/>
          <w:iCs/>
          <w:sz w:val="28"/>
          <w:szCs w:val="28"/>
          <w:shd w:val="clear" w:color="auto" w:fill="FFFFFF"/>
        </w:rPr>
        <w:t xml:space="preserve">, такие как: блок текстового материала с рисунком, </w:t>
      </w:r>
      <w:r w:rsidRPr="001F2587">
        <w:rPr>
          <w:rStyle w:val="keyword"/>
          <w:rFonts w:ascii="Times New Roman" w:hAnsi="Times New Roman" w:cs="Times New Roman"/>
          <w:iCs/>
          <w:sz w:val="28"/>
          <w:szCs w:val="28"/>
          <w:shd w:val="clear" w:color="auto" w:fill="FFFFFF"/>
        </w:rPr>
        <w:lastRenderedPageBreak/>
        <w:t>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06F7CFD1" w14:textId="36C30424" w:rsidR="0092219B" w:rsidRPr="009B7E6C" w:rsidRDefault="009B7E6C" w:rsidP="009B7E6C">
      <w:pPr>
        <w:pStyle w:val="2"/>
        <w:numPr>
          <w:ilvl w:val="1"/>
          <w:numId w:val="4"/>
        </w:numPr>
        <w:spacing w:before="0"/>
        <w:rPr>
          <w:rFonts w:ascii="Times New Roman" w:hAnsi="Times New Roman"/>
          <w:b/>
          <w:color w:val="auto"/>
          <w:sz w:val="28"/>
        </w:rPr>
      </w:pPr>
      <w:bookmarkStart w:id="7" w:name="_Toc70286224"/>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7"/>
    </w:p>
    <w:p w14:paraId="573EEDE2" w14:textId="6D9226B0" w:rsidR="00B1214B" w:rsidRDefault="00B1214B">
      <w:pPr>
        <w:spacing w:after="160" w:line="259" w:lineRule="auto"/>
        <w:rPr>
          <w:lang w:eastAsia="ru-RU"/>
        </w:rPr>
      </w:pPr>
      <w:r>
        <w:rPr>
          <w:lang w:eastAsia="ru-RU"/>
        </w:rPr>
        <w:br w:type="page"/>
      </w:r>
    </w:p>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lastRenderedPageBreak/>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1F10D62C"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[25]</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[26]</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lastRenderedPageBreak/>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537F1545"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[16]</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303723DF"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710566" w:rsidRPr="00710566">
        <w:rPr>
          <w:rStyle w:val="keyword"/>
          <w:rFonts w:ascii="Times New Roman" w:hAnsi="Times New Roman" w:cs="Times New Roman"/>
          <w:iCs/>
          <w:sz w:val="28"/>
          <w:szCs w:val="28"/>
          <w:shd w:val="clear" w:color="auto" w:fill="FFFFFF"/>
        </w:rPr>
        <w:t>[29]</w:t>
      </w:r>
      <w:r w:rsidRPr="007E0A0C">
        <w:rPr>
          <w:rStyle w:val="keyword"/>
          <w:rFonts w:ascii="Times New Roman" w:hAnsi="Times New Roman" w:cs="Times New Roman"/>
          <w:iCs/>
          <w:sz w:val="28"/>
          <w:szCs w:val="28"/>
          <w:shd w:val="clear" w:color="auto" w:fill="FFFFFF"/>
        </w:rPr>
        <w:t xml:space="preserve">. Более того с помощью обратной связи можно контролировать эффективность обучения. Например, если </w:t>
      </w:r>
      <w:r w:rsidRPr="007E0A0C">
        <w:rPr>
          <w:rStyle w:val="keyword"/>
          <w:rFonts w:ascii="Times New Roman" w:hAnsi="Times New Roman" w:cs="Times New Roman"/>
          <w:iCs/>
          <w:sz w:val="28"/>
          <w:szCs w:val="28"/>
          <w:shd w:val="clear" w:color="auto" w:fill="FFFFFF"/>
        </w:rPr>
        <w:lastRenderedPageBreak/>
        <w:t>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5B298BC6"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710566" w:rsidRPr="00321089">
        <w:rPr>
          <w:rStyle w:val="keyword"/>
          <w:rFonts w:ascii="Times New Roman" w:hAnsi="Times New Roman" w:cs="Times New Roman"/>
          <w:iCs/>
          <w:sz w:val="28"/>
          <w:szCs w:val="28"/>
          <w:shd w:val="clear" w:color="auto" w:fill="FFFFFF"/>
        </w:rPr>
        <w:t>[30]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8" w:name="_Toc70286225"/>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9" w:name="_Hlk69514108"/>
      <w:bookmarkStart w:id="10" w:name="_Hlk69514776"/>
      <w:r w:rsidRPr="00DE7D65">
        <w:rPr>
          <w:rFonts w:ascii="Times New Roman" w:hAnsi="Times New Roman"/>
          <w:b/>
          <w:color w:val="auto"/>
          <w:sz w:val="28"/>
        </w:rPr>
        <w:t>подбора</w:t>
      </w:r>
      <w:bookmarkEnd w:id="9"/>
      <w:r w:rsidRPr="00DE7D65">
        <w:rPr>
          <w:rFonts w:ascii="Times New Roman" w:hAnsi="Times New Roman"/>
          <w:b/>
          <w:color w:val="auto"/>
          <w:sz w:val="28"/>
        </w:rPr>
        <w:t xml:space="preserve"> и хранения обучающего контента</w:t>
      </w:r>
      <w:bookmarkEnd w:id="10"/>
      <w:bookmarkEnd w:id="8"/>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w:t>
      </w:r>
      <w:r w:rsidRPr="00821228">
        <w:rPr>
          <w:sz w:val="28"/>
          <w:szCs w:val="28"/>
        </w:rPr>
        <w:lastRenderedPageBreak/>
        <w:t xml:space="preserve">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06735917"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r w:rsidRPr="00CE3FD1">
        <w:rPr>
          <w:rFonts w:ascii="Times New Roman" w:hAnsi="Times New Roman" w:cs="Times New Roman"/>
          <w:sz w:val="28"/>
          <w:szCs w:val="28"/>
        </w:rPr>
        <w:t>Таблица 2.</w:t>
      </w:r>
      <w:r>
        <w:rPr>
          <w:rFonts w:ascii="Times New Roman" w:hAnsi="Times New Roman" w:cs="Times New Roman"/>
          <w:sz w:val="28"/>
          <w:szCs w:val="28"/>
        </w:rPr>
        <w:t>1</w:t>
      </w:r>
      <w:r w:rsidRPr="00CE3FD1">
        <w:rPr>
          <w:rFonts w:ascii="Times New Roman" w:hAnsi="Times New Roman" w:cs="Times New Roman"/>
          <w:sz w:val="28"/>
          <w:szCs w:val="28"/>
        </w:rPr>
        <w:t xml:space="preserve"> – </w:t>
      </w:r>
      <w:r w:rsidRPr="004951E4">
        <w:rPr>
          <w:rFonts w:ascii="Times New Roman" w:hAnsi="Times New Roman" w:cs="Times New Roman"/>
          <w:bCs/>
          <w:sz w:val="28"/>
          <w:szCs w:val="28"/>
        </w:rPr>
        <w:t xml:space="preserve">Сравнительный анализ функций </w:t>
      </w:r>
      <w:r w:rsidRPr="00901DBC">
        <w:rPr>
          <w:rFonts w:ascii="Times New Roman" w:hAnsi="Times New Roman" w:cs="Times New Roman"/>
          <w:bCs/>
          <w:sz w:val="28"/>
          <w:szCs w:val="28"/>
        </w:rPr>
        <w:t>система подбора и хранения обучающих материалов на основе web-технологий</w:t>
      </w:r>
    </w:p>
    <w:p w14:paraId="122D83D3"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p>
    <w:p w14:paraId="7726FF87" w14:textId="77777777" w:rsidR="00DE7D65" w:rsidRPr="001E1693" w:rsidRDefault="00DE7D65" w:rsidP="00DE7D65">
      <w:pPr>
        <w:autoSpaceDE w:val="0"/>
        <w:autoSpaceDN w:val="0"/>
        <w:adjustRightInd w:val="0"/>
        <w:spacing w:after="0"/>
        <w:jc w:val="both"/>
        <w:rPr>
          <w:rFonts w:ascii="Times New Roman" w:hAnsi="Times New Roman" w:cs="Times New Roman"/>
          <w:sz w:val="28"/>
          <w:szCs w:val="28"/>
        </w:rPr>
      </w:pP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0F3D9A35" w:rsidR="00DE7D65" w:rsidRPr="002F2647" w:rsidRDefault="004E5030" w:rsidP="00AA59F4">
            <w:pPr>
              <w:autoSpaceDE w:val="0"/>
              <w:autoSpaceDN w:val="0"/>
              <w:adjustRightInd w:val="0"/>
              <w:spacing w:after="0"/>
              <w:jc w:val="both"/>
              <w:rPr>
                <w:rFonts w:ascii="Times New Roman" w:hAnsi="Times New Roman" w:cs="Times New Roman"/>
                <w:spacing w:val="-4"/>
                <w:sz w:val="28"/>
                <w:szCs w:val="28"/>
                <w:lang w:val="en-US"/>
              </w:rPr>
            </w:pPr>
            <w:hyperlink r:id="rId7" w:history="1">
              <w:r w:rsidR="00DD4E8C" w:rsidRPr="002D30AB">
                <w:rPr>
                  <w:rStyle w:val="af2"/>
                  <w:rFonts w:ascii="Times New Roman" w:hAnsi="Times New Roman" w:cs="Times New Roman"/>
                  <w:spacing w:val="-4"/>
                  <w:sz w:val="28"/>
                  <w:szCs w:val="28"/>
                </w:rPr>
                <w:t>https://habr.com</w:t>
              </w:r>
            </w:hyperlink>
            <w:r w:rsidR="00DD4E8C">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5B372F" w:rsidRPr="005B372F">
              <w:rPr>
                <w:rFonts w:ascii="Times New Roman" w:hAnsi="Times New Roman" w:cs="Times New Roman"/>
                <w:spacing w:val="-4"/>
                <w:sz w:val="28"/>
                <w:szCs w:val="28"/>
              </w:rPr>
              <w:t>1</w:t>
            </w:r>
            <w:r w:rsidR="005B372F">
              <w:rPr>
                <w:rFonts w:ascii="Times New Roman" w:hAnsi="Times New Roman" w:cs="Times New Roman"/>
                <w:spacing w:val="-4"/>
                <w:sz w:val="28"/>
                <w:szCs w:val="28"/>
                <w:lang w:val="en-US"/>
              </w:rPr>
              <w:t>7</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lastRenderedPageBreak/>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783BF99E"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lastRenderedPageBreak/>
              <w:t>https://sapyard.com</w:t>
            </w:r>
            <w:r>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18]</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2A334462" w:rsidR="00DE7D65" w:rsidRPr="005B372F" w:rsidRDefault="004E5030" w:rsidP="00AA59F4">
            <w:pPr>
              <w:autoSpaceDE w:val="0"/>
              <w:autoSpaceDN w:val="0"/>
              <w:adjustRightInd w:val="0"/>
              <w:spacing w:after="0"/>
              <w:jc w:val="both"/>
              <w:rPr>
                <w:rFonts w:ascii="Times New Roman" w:hAnsi="Times New Roman" w:cs="Times New Roman"/>
                <w:spacing w:val="-4"/>
                <w:sz w:val="28"/>
                <w:szCs w:val="28"/>
                <w:lang w:val="en-US"/>
              </w:rPr>
            </w:pPr>
            <w:hyperlink r:id="rId8" w:history="1">
              <w:r w:rsidR="00DD4E8C" w:rsidRPr="002D30AB">
                <w:rPr>
                  <w:rStyle w:val="af2"/>
                  <w:rFonts w:ascii="Times New Roman" w:hAnsi="Times New Roman" w:cs="Times New Roman"/>
                  <w:spacing w:val="-4"/>
                  <w:sz w:val="28"/>
                  <w:szCs w:val="28"/>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[19]</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677C01F" w:rsidR="00DE7D65" w:rsidRPr="005B372F" w:rsidRDefault="004E5030"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2D30AB">
                <w:rPr>
                  <w:rStyle w:val="af2"/>
                  <w:rFonts w:ascii="Times New Roman" w:hAnsi="Times New Roman" w:cs="Times New Roman"/>
                  <w:spacing w:val="-4"/>
                  <w:sz w:val="28"/>
                  <w:szCs w:val="28"/>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[20]</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Pr="00BA644A">
        <w:rPr>
          <w:rFonts w:ascii="Times New Roman" w:hAnsi="Times New Roman" w:cs="Times New Roman"/>
          <w:sz w:val="28"/>
          <w:szCs w:val="28"/>
        </w:rPr>
        <w:t xml:space="preserve"> </w:t>
      </w:r>
    </w:p>
    <w:p w14:paraId="363FF82A"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Pr="00BA644A">
        <w:rPr>
          <w:rFonts w:ascii="Times New Roman" w:hAnsi="Times New Roman" w:cs="Times New Roman"/>
          <w:sz w:val="28"/>
          <w:szCs w:val="28"/>
        </w:rPr>
        <w:t>анные системы имеют «общую» форму,</w:t>
      </w:r>
      <w:r>
        <w:rPr>
          <w:rFonts w:ascii="Times New Roman" w:hAnsi="Times New Roman" w:cs="Times New Roman"/>
          <w:sz w:val="28"/>
          <w:szCs w:val="28"/>
        </w:rPr>
        <w:t xml:space="preserve"> причем они никак не связаны с предприятием,</w:t>
      </w:r>
      <w:r w:rsidRPr="00BA644A">
        <w:rPr>
          <w:rFonts w:ascii="Times New Roman" w:hAnsi="Times New Roman" w:cs="Times New Roman"/>
          <w:sz w:val="28"/>
          <w:szCs w:val="28"/>
        </w:rPr>
        <w:t xml:space="preserve"> то есть при </w:t>
      </w:r>
      <w:r>
        <w:rPr>
          <w:rFonts w:ascii="Times New Roman" w:hAnsi="Times New Roman" w:cs="Times New Roman"/>
          <w:sz w:val="28"/>
          <w:szCs w:val="28"/>
        </w:rPr>
        <w:t>использовании их</w:t>
      </w:r>
      <w:r w:rsidRPr="00BA644A">
        <w:rPr>
          <w:rFonts w:ascii="Times New Roman" w:hAnsi="Times New Roman" w:cs="Times New Roman"/>
          <w:sz w:val="28"/>
          <w:szCs w:val="28"/>
        </w:rPr>
        <w:t xml:space="preserve"> они н</w:t>
      </w:r>
      <w:r>
        <w:rPr>
          <w:rFonts w:ascii="Times New Roman" w:hAnsi="Times New Roman" w:cs="Times New Roman"/>
          <w:sz w:val="28"/>
          <w:szCs w:val="28"/>
        </w:rPr>
        <w:t xml:space="preserve">е адаптированы под </w:t>
      </w:r>
      <w:r>
        <w:rPr>
          <w:rFonts w:ascii="Times New Roman" w:hAnsi="Times New Roman" w:cs="Times New Roman"/>
          <w:sz w:val="28"/>
          <w:szCs w:val="28"/>
        </w:rPr>
        <w:lastRenderedPageBreak/>
        <w:t>предприятие</w:t>
      </w:r>
      <w:r w:rsidRPr="00BA644A">
        <w:rPr>
          <w:rFonts w:ascii="Times New Roman" w:hAnsi="Times New Roman" w:cs="Times New Roman"/>
          <w:sz w:val="28"/>
          <w:szCs w:val="28"/>
        </w:rPr>
        <w:t>, и их перенастройка под предметную среду либо нев</w:t>
      </w:r>
      <w:r>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AA59F4" w:rsidRDefault="00AA59F4" w:rsidP="00AA59F4">
      <w:pPr>
        <w:spacing w:after="160" w:line="259" w:lineRule="auto"/>
        <w:rPr>
          <w:rStyle w:val="keyword"/>
          <w:rFonts w:ascii="Times New Roman" w:hAnsi="Times New Roman" w:cs="Times New Roman"/>
          <w:sz w:val="28"/>
          <w:szCs w:val="28"/>
        </w:rPr>
      </w:pPr>
      <w:r>
        <w:rPr>
          <w:rFonts w:ascii="Times New Roman" w:hAnsi="Times New Roman" w:cs="Times New Roman"/>
          <w:sz w:val="28"/>
          <w:szCs w:val="28"/>
        </w:rPr>
        <w:br w:type="page"/>
      </w:r>
    </w:p>
    <w:p w14:paraId="14EF54BA" w14:textId="77777777" w:rsidR="00B1214B" w:rsidRPr="00B1214B" w:rsidRDefault="00B1214B" w:rsidP="00B1214B">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11" w:name="_Toc70286226"/>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1"/>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2" w:name="_Toc69559847"/>
      <w:bookmarkStart w:id="13" w:name="_Toc69559975"/>
      <w:bookmarkStart w:id="14" w:name="_Toc69562046"/>
      <w:bookmarkStart w:id="15" w:name="_Toc69562668"/>
      <w:bookmarkStart w:id="16" w:name="_Toc69562712"/>
      <w:bookmarkStart w:id="17" w:name="_Toc69648201"/>
      <w:bookmarkStart w:id="18" w:name="_Toc69651927"/>
      <w:bookmarkStart w:id="19" w:name="_Toc69667220"/>
      <w:bookmarkStart w:id="20" w:name="_Toc69672671"/>
      <w:bookmarkStart w:id="21" w:name="_Toc69672721"/>
      <w:bookmarkStart w:id="22" w:name="_Toc69675480"/>
      <w:bookmarkStart w:id="23" w:name="_Toc70062819"/>
      <w:bookmarkStart w:id="24" w:name="_Toc70062863"/>
      <w:bookmarkStart w:id="25" w:name="_Toc70264514"/>
      <w:bookmarkStart w:id="26" w:name="_Toc70266953"/>
      <w:bookmarkStart w:id="27" w:name="_Toc70274410"/>
      <w:bookmarkStart w:id="28" w:name="_Toc70277045"/>
      <w:bookmarkStart w:id="29" w:name="_Toc70278293"/>
      <w:bookmarkStart w:id="30" w:name="_Toc70286118"/>
      <w:bookmarkStart w:id="31" w:name="_Toc70286227"/>
      <w:bookmarkStart w:id="32" w:name="_Toc6939650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33" w:name="_Toc69559848"/>
      <w:bookmarkStart w:id="34" w:name="_Toc69559976"/>
      <w:bookmarkStart w:id="35" w:name="_Toc69562047"/>
      <w:bookmarkStart w:id="36" w:name="_Toc69562669"/>
      <w:bookmarkStart w:id="37" w:name="_Toc69562713"/>
      <w:bookmarkStart w:id="38" w:name="_Toc69648202"/>
      <w:bookmarkStart w:id="39" w:name="_Toc69651928"/>
      <w:bookmarkStart w:id="40" w:name="_Toc69667221"/>
      <w:bookmarkStart w:id="41" w:name="_Toc69672672"/>
      <w:bookmarkStart w:id="42" w:name="_Toc69672722"/>
      <w:bookmarkStart w:id="43" w:name="_Toc69675481"/>
      <w:bookmarkStart w:id="44" w:name="_Toc70062820"/>
      <w:bookmarkStart w:id="45" w:name="_Toc70062864"/>
      <w:bookmarkStart w:id="46" w:name="_Toc70264515"/>
      <w:bookmarkStart w:id="47" w:name="_Toc70266954"/>
      <w:bookmarkStart w:id="48" w:name="_Toc70274411"/>
      <w:bookmarkStart w:id="49" w:name="_Toc70277046"/>
      <w:bookmarkStart w:id="50" w:name="_Toc70278294"/>
      <w:bookmarkStart w:id="51" w:name="_Toc70286119"/>
      <w:bookmarkStart w:id="52" w:name="_Toc7028622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53" w:name="_Toc70286229"/>
      <w:r>
        <w:rPr>
          <w:rFonts w:ascii="Times New Roman" w:hAnsi="Times New Roman" w:cs="Times New Roman"/>
          <w:b/>
          <w:color w:val="000000" w:themeColor="text1"/>
          <w:sz w:val="28"/>
          <w:szCs w:val="28"/>
        </w:rPr>
        <w:t xml:space="preserve">Общая характеристика </w:t>
      </w:r>
      <w:bookmarkEnd w:id="32"/>
      <w:r w:rsidR="00373362" w:rsidRPr="00373362">
        <w:rPr>
          <w:rFonts w:ascii="Times New Roman" w:hAnsi="Times New Roman" w:cs="Times New Roman"/>
          <w:b/>
          <w:color w:val="000000" w:themeColor="text1"/>
          <w:sz w:val="28"/>
          <w:szCs w:val="28"/>
        </w:rPr>
        <w:t>IBA IT Park</w:t>
      </w:r>
      <w:bookmarkEnd w:id="53"/>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IBA IT Park (Иностранное производственное унитарное предприятие «АйБиЭй АйТи Парк») — центр разработок IBA Group,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создана с целью расширения экспортных возможностей IBA Group, а также представления интересов альянса в белорусском Парке высоких технологий (</w:t>
      </w:r>
      <w:hyperlink r:id="rId10"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резидентом которого IBA IT Park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В настоящее время в компании IBA IT Park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Microsoft, PTC, а также в Institute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Group.</w:t>
      </w:r>
    </w:p>
    <w:p w14:paraId="14242CDE"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Основные направления деятельности IBA IT Park</w:t>
      </w:r>
    </w:p>
    <w:p w14:paraId="221AF8F2"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Проектирование и разработка программного обеспечения для платформы IBM mainframe и Fujitsu mainframe, а также ПО архитектуры «клиент-сервер» для различных платформ</w:t>
      </w:r>
    </w:p>
    <w:p w14:paraId="7FCD214C"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и сопровождение процессов миграции бизнес-приложений</w:t>
      </w:r>
    </w:p>
    <w:p w14:paraId="7B835917"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Бизнес-приложения на Java/Web-платформе, корпоративные порталы</w:t>
      </w:r>
    </w:p>
    <w:p w14:paraId="78FDCA8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p>
    <w:p w14:paraId="3B508586"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 (ITSM/ITIL);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службой технической поддержки пользователей ИТ-инфраструктуры (Service Desk);</w:t>
      </w:r>
    </w:p>
    <w:p w14:paraId="7E31D008"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бизнес-аналитики (BI) и бюджетирования</w:t>
      </w:r>
    </w:p>
    <w:p w14:paraId="1EE3244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электронного документооборота, управление бизнес-процессами и корпоративным контентом (Workflow/BPM/ECM), электронные архивы документов</w:t>
      </w:r>
    </w:p>
    <w:p w14:paraId="421825B6" w14:textId="7469298C" w:rsidR="00B1214B" w:rsidRPr="00373362" w:rsidRDefault="00B1214B" w:rsidP="00B1214B">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Решения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Дополнительным подтверждением качества продукции и услуг IBA IT Park является сертификат соответствия СМК ПО международному стандарту DIN EN ISO 9001. Сертификат получен в системе Немецкого органа по аккредитации DAkkS.</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Иностранное предприятие «ИТ парк» (сейчас IBA IT Park)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IBA IT Park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По итогам 2015 и 2018 годов IBA IT Park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2585AECB" w14:textId="437FE8D3" w:rsidR="00373362" w:rsidRPr="00373362" w:rsidRDefault="00373362" w:rsidP="00373362">
      <w:pPr>
        <w:pStyle w:val="ad"/>
        <w:jc w:val="left"/>
        <w:rPr>
          <w:rStyle w:val="keyword"/>
          <w:rFonts w:ascii="Times New Roman" w:eastAsiaTheme="minorHAnsi" w:hAnsi="Times New Roman"/>
          <w:b w:val="0"/>
          <w:iCs/>
          <w:sz w:val="28"/>
          <w:szCs w:val="28"/>
          <w:shd w:val="clear" w:color="auto" w:fill="FFFFFF"/>
          <w:lang w:eastAsia="en-US"/>
        </w:rPr>
      </w:pPr>
      <w:r>
        <w:rPr>
          <w:rStyle w:val="keyword"/>
          <w:rFonts w:ascii="Times New Roman" w:eastAsiaTheme="minorHAnsi" w:hAnsi="Times New Roman"/>
          <w:b w:val="0"/>
          <w:iCs/>
          <w:sz w:val="28"/>
          <w:szCs w:val="28"/>
          <w:shd w:val="clear" w:color="auto" w:fill="FFFFFF"/>
          <w:lang w:eastAsia="en-US"/>
        </w:rPr>
        <w:t>К</w:t>
      </w:r>
      <w:r w:rsidRPr="00373362">
        <w:rPr>
          <w:rStyle w:val="keyword"/>
          <w:rFonts w:ascii="Times New Roman" w:eastAsiaTheme="minorHAnsi" w:hAnsi="Times New Roman"/>
          <w:b w:val="0"/>
          <w:iCs/>
          <w:sz w:val="28"/>
          <w:szCs w:val="28"/>
          <w:shd w:val="clear" w:color="auto" w:fill="FFFFFF"/>
          <w:lang w:eastAsia="en-US"/>
        </w:rPr>
        <w:t>раткое описание выпускаемой продукции / оказываемых услуг;</w:t>
      </w:r>
    </w:p>
    <w:p w14:paraId="2666510A" w14:textId="77777777" w:rsidR="00373362" w:rsidRPr="00373362" w:rsidRDefault="00373362" w:rsidP="00373362">
      <w:pPr>
        <w:spacing w:after="0"/>
        <w:jc w:val="both"/>
        <w:rPr>
          <w:rStyle w:val="keyword"/>
          <w:rFonts w:ascii="Times New Roman" w:hAnsi="Times New Roman" w:cs="Times New Roman"/>
          <w:iCs/>
          <w:sz w:val="28"/>
          <w:szCs w:val="28"/>
        </w:rPr>
      </w:pPr>
    </w:p>
    <w:p w14:paraId="0E9B7522" w14:textId="5AFAD8EE" w:rsidR="00373362" w:rsidRPr="00373362" w:rsidRDefault="00373362" w:rsidP="00373362">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Аналитика (BI)</w:t>
      </w:r>
      <w:r>
        <w:rPr>
          <w:rStyle w:val="keyword"/>
          <w:rFonts w:ascii="Times New Roman" w:hAnsi="Times New Roman" w:cs="Times New Roman"/>
          <w:iCs/>
          <w:sz w:val="28"/>
          <w:szCs w:val="28"/>
        </w:rPr>
        <w:t xml:space="preserve"> </w:t>
      </w:r>
      <w:r w:rsidRPr="00373362">
        <w:rPr>
          <w:rFonts w:ascii="Times New Roman" w:hAnsi="Times New Roman" w:cs="Times New Roman"/>
          <w:sz w:val="28"/>
          <w:szCs w:val="28"/>
          <w:lang w:val="en-US"/>
        </w:rPr>
        <w:t>IBA</w:t>
      </w:r>
      <w:r w:rsidRPr="00373362">
        <w:rPr>
          <w:rFonts w:ascii="Times New Roman" w:hAnsi="Times New Roman" w:cs="Times New Roman"/>
          <w:sz w:val="28"/>
          <w:szCs w:val="28"/>
        </w:rPr>
        <w:t xml:space="preserve"> </w:t>
      </w:r>
      <w:r w:rsidRPr="00373362">
        <w:rPr>
          <w:rFonts w:ascii="Times New Roman" w:hAnsi="Times New Roman" w:cs="Times New Roman"/>
          <w:sz w:val="28"/>
          <w:szCs w:val="28"/>
          <w:lang w:val="en-US"/>
        </w:rPr>
        <w:t>Group</w:t>
      </w:r>
      <w:r w:rsidRPr="00373362">
        <w:rPr>
          <w:rFonts w:ascii="Times New Roman" w:hAnsi="Times New Roman" w:cs="Times New Roman"/>
          <w:sz w:val="28"/>
          <w:szCs w:val="28"/>
        </w:rPr>
        <w:t xml:space="preserve"> разрабатывает корпоративные хранилища данных, системы предсказательной аналитики, глубинного анализа, визуализации данных и интерактивных отчетов для финансовых, </w:t>
      </w:r>
      <w:r w:rsidRPr="00373362">
        <w:rPr>
          <w:rFonts w:ascii="Times New Roman" w:hAnsi="Times New Roman" w:cs="Times New Roman"/>
          <w:sz w:val="28"/>
          <w:szCs w:val="28"/>
        </w:rPr>
        <w:lastRenderedPageBreak/>
        <w:t>производственных, транспортных, энергетических и государственных компаний.</w:t>
      </w:r>
    </w:p>
    <w:p w14:paraId="20CD094E" w14:textId="130206FF"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персоналом / обучение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и внедряет системы управления персоналом, системы удаленного обучения для компаний и учебных заведений.</w:t>
      </w:r>
    </w:p>
    <w:p w14:paraId="6CE75C5D" w14:textId="4FA66DA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Маркетинг и продажи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решения для автоматизации маркетинга и продаж для производственных, логистических и финансовых организаций.</w:t>
      </w:r>
    </w:p>
    <w:p w14:paraId="684DC78D" w14:textId="1B46713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Информационная безопасность</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решения для защиты данных в течение 20 лет. Мы внедряем системы безопасности для компаний в сфере финансов и страхования, транспорта и логистики, нефти и газа, энергетики, телекоммуникаций и центров обработки данных.</w:t>
      </w:r>
    </w:p>
    <w:p w14:paraId="4F0CB54D" w14:textId="217DA569"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информацией</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корпоративные хранилища данных, системы предиктивной аналитики и управления нормативно-справочной информацией для финансовых, энергетических, производственных и государственных компаний.</w:t>
      </w:r>
    </w:p>
    <w:p w14:paraId="108003CA" w14:textId="729B4A28"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Интеллектуальное предприятие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автоматизированные системы бюджетирования и планирования, корпоративные хранилища данных, аналитические решения и IoT-приложения для банков, промышленных, энергетических, транспортных и логистических предприятий и ИТ-компаний Беларуси.</w:t>
      </w:r>
    </w:p>
    <w:p w14:paraId="0D4508C1" w14:textId="10256E11"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Облачные решения</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Технологии обработки данных, с помощью которых приложения и компьютерные ресурсы предоставляются через Интернет как услуга.</w:t>
      </w:r>
    </w:p>
    <w:p w14:paraId="0175F7D7" w14:textId="5BBD11C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активами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и внедряем решения для управления активами, которые помогают комплексно и согласованно управлять активами предприятия, режимами их работы, сокращать риски и оптимизировать затраты в процессе эксплуатации.</w:t>
      </w:r>
    </w:p>
    <w:p w14:paraId="2CD1A279" w14:textId="09D9838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Чат-боты</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Создаем голосовых ассистентов и чат-ботов для компаний с большим количеством клиентов. У нас 5+ лет опыта разработки для клиентов из нескольких отраслей. Используем IBM Watson, Google, Yandex и другие сервисы.</w:t>
      </w:r>
    </w:p>
    <w:p w14:paraId="61441BD4" w14:textId="12BF909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AgronomX</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Cистема управления растениеводством, основанная на технологии интернета вещей (IoT). Данные, получаемые с датчиков, метеостанций, «умных» устройств и спутников, предоставляют аграриям информацию о текущем состоянии полей. Недоступная ранее информация теперь собрана в одном месте.</w:t>
      </w:r>
    </w:p>
    <w:p w14:paraId="6737C108" w14:textId="33092070"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r-tube</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Создаем решение для удаленного мониторинга предизолированных трубопроводов при помощи датчиков с автономным источником питания</w:t>
      </w:r>
    </w:p>
    <w:p w14:paraId="3E28F2AE" w14:textId="20CC71EA" w:rsid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Обработка запросов госорганов</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ПК «Обработка запросов государственных органов» автоматизирует обработку запросов с минимизацией временных затрат со стороны сотрудников банка.</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3A225DC2" w14:textId="77777777" w:rsidR="00983EBE" w:rsidRPr="00200810"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4" w:name="_Toc70286231"/>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54"/>
    </w:p>
    <w:p w14:paraId="5373A2E2" w14:textId="77777777" w:rsidR="00983EBE" w:rsidRDefault="00983EBE" w:rsidP="00983EBE">
      <w:pPr>
        <w:pStyle w:val="2"/>
        <w:jc w:val="both"/>
        <w:rPr>
          <w:rFonts w:asciiTheme="minorHAnsi" w:eastAsiaTheme="minorHAnsi" w:hAnsiTheme="minorHAnsi" w:cstheme="minorBidi"/>
          <w:color w:val="auto"/>
          <w:sz w:val="22"/>
          <w:szCs w:val="22"/>
        </w:rPr>
      </w:pPr>
    </w:p>
    <w:p w14:paraId="163C95EA"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вход (англ. input)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управление (англ. control)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w:t>
      </w:r>
      <w:r w:rsidRPr="00200810">
        <w:rPr>
          <w:rFonts w:ascii="Times New Roman" w:hAnsi="Times New Roman" w:cs="Times New Roman"/>
          <w:sz w:val="28"/>
          <w:szCs w:val="28"/>
        </w:rPr>
        <w:lastRenderedPageBreak/>
        <w:t>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выход (англ. output)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механизм (англ. mechanism)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вызов (англ. call)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[4</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55" w:name="_Toc70286230"/>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Park</w:t>
      </w:r>
      <w:r w:rsidR="000F2DB3">
        <w:rPr>
          <w:rFonts w:ascii="Times New Roman" w:hAnsi="Times New Roman" w:cs="Times New Roman"/>
          <w:b/>
          <w:color w:val="000000" w:themeColor="text1"/>
          <w:sz w:val="28"/>
          <w:szCs w:val="28"/>
        </w:rPr>
        <w:t>.</w:t>
      </w:r>
      <w:bookmarkEnd w:id="55"/>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IBA IT Park</w:t>
      </w:r>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lastRenderedPageBreak/>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lastRenderedPageBreak/>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lastRenderedPageBreak/>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w:t>
      </w:r>
      <w:r>
        <w:rPr>
          <w:rFonts w:ascii="Times New Roman" w:hAnsi="Times New Roman" w:cs="Times New Roman"/>
          <w:sz w:val="28"/>
        </w:rPr>
        <w:lastRenderedPageBreak/>
        <w:t>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56"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7" w:name="_Toc59002690"/>
      <w:bookmarkStart w:id="58" w:name="_Toc70286232"/>
      <w:r w:rsidRPr="002D48E2">
        <w:rPr>
          <w:rFonts w:ascii="Times New Roman" w:hAnsi="Times New Roman" w:cs="Times New Roman"/>
          <w:b/>
          <w:color w:val="000000" w:themeColor="text1"/>
          <w:sz w:val="28"/>
          <w:szCs w:val="28"/>
        </w:rPr>
        <w:t>Описание модели «Как будет» в нотации IDEF0</w:t>
      </w:r>
      <w:bookmarkEnd w:id="57"/>
      <w:bookmarkEnd w:id="58"/>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69ED5F0A" w:rsidR="00C30990" w:rsidRDefault="00185377" w:rsidP="00C30990">
      <w:pPr>
        <w:pStyle w:val="afa"/>
        <w:spacing w:after="0"/>
        <w:jc w:val="center"/>
      </w:pPr>
      <w:r>
        <w:rPr>
          <w:noProof/>
        </w:rPr>
        <w:lastRenderedPageBreak/>
        <w:drawing>
          <wp:inline distT="0" distB="0" distL="0" distR="0" wp14:anchorId="5263DF51" wp14:editId="310FF4A8">
            <wp:extent cx="5940425" cy="41167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1670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EE13C7B"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548D3149" w:rsidR="00072923" w:rsidRDefault="00185377" w:rsidP="00072923">
      <w:pPr>
        <w:spacing w:after="0"/>
        <w:rPr>
          <w:rFonts w:ascii="Times New Roman" w:hAnsi="Times New Roman" w:cs="Times New Roman"/>
          <w:sz w:val="28"/>
        </w:rPr>
      </w:pPr>
      <w:r>
        <w:rPr>
          <w:noProof/>
        </w:rPr>
        <w:lastRenderedPageBreak/>
        <w:drawing>
          <wp:inline distT="0" distB="0" distL="0" distR="0" wp14:anchorId="47A89376" wp14:editId="56B2259E">
            <wp:extent cx="5940425" cy="413385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385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4D6E4FEE"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Pr="003B178D">
        <w:rPr>
          <w:rFonts w:ascii="Times New Roman" w:hAnsi="Times New Roman" w:cs="Times New Roman"/>
          <w:sz w:val="28"/>
        </w:rPr>
        <w:t>–</w:t>
      </w:r>
      <w:r>
        <w:rPr>
          <w:rFonts w:ascii="Times New Roman" w:hAnsi="Times New Roman" w:cs="Times New Roman"/>
          <w:sz w:val="28"/>
        </w:rPr>
        <w:t xml:space="preserve">Декомпозиция блока «Реализация книг через </w:t>
      </w:r>
      <w:r>
        <w:rPr>
          <w:rFonts w:ascii="Times New Roman" w:hAnsi="Times New Roman" w:cs="Times New Roman"/>
          <w:sz w:val="28"/>
          <w:lang w:val="en-US"/>
        </w:rPr>
        <w:t>web</w:t>
      </w:r>
      <w:r w:rsidRPr="00C9410E">
        <w:rPr>
          <w:rFonts w:ascii="Times New Roman" w:hAnsi="Times New Roman" w:cs="Times New Roman"/>
          <w:sz w:val="28"/>
        </w:rPr>
        <w:t>-</w:t>
      </w:r>
      <w:r>
        <w:rPr>
          <w:rFonts w:ascii="Times New Roman" w:hAnsi="Times New Roman" w:cs="Times New Roman"/>
          <w:sz w:val="28"/>
        </w:rPr>
        <w:t>портал»</w:t>
      </w:r>
    </w:p>
    <w:p w14:paraId="3E306066" w14:textId="77777777" w:rsidR="00072923" w:rsidRDefault="00072923" w:rsidP="00072923">
      <w:pPr>
        <w:spacing w:after="0"/>
        <w:rPr>
          <w:rFonts w:ascii="Times New Roman" w:hAnsi="Times New Roman" w:cs="Times New Roman"/>
          <w:sz w:val="28"/>
        </w:rPr>
      </w:pPr>
    </w:p>
    <w:p w14:paraId="60EF0A63" w14:textId="6017CB39"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p>
    <w:p w14:paraId="5A28CF24" w14:textId="77777777" w:rsidR="00072923" w:rsidRDefault="00072923" w:rsidP="00072923">
      <w:pPr>
        <w:spacing w:after="0"/>
        <w:rPr>
          <w:rFonts w:ascii="Times New Roman" w:hAnsi="Times New Roman" w:cs="Times New Roman"/>
          <w:sz w:val="28"/>
        </w:rPr>
      </w:pPr>
    </w:p>
    <w:p w14:paraId="7F40F415" w14:textId="5CDA663D" w:rsidR="00B74D71" w:rsidRDefault="008C470F" w:rsidP="00B74D71">
      <w:r w:rsidRPr="008C470F">
        <w:rPr>
          <w:noProof/>
          <w:lang w:eastAsia="ru-RU"/>
        </w:rPr>
        <w:lastRenderedPageBreak/>
        <w:drawing>
          <wp:inline distT="0" distB="0" distL="0" distR="0" wp14:anchorId="6566F1A8" wp14:editId="3D617D7C">
            <wp:extent cx="5940425" cy="4145994"/>
            <wp:effectExtent l="0" t="0" r="3175" b="6985"/>
            <wp:docPr id="28" name="Picture 28" descr="D:\скрины idf0\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idf0\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145994"/>
                    </a:xfrm>
                    <a:prstGeom prst="rect">
                      <a:avLst/>
                    </a:prstGeom>
                    <a:noFill/>
                    <a:ln>
                      <a:noFill/>
                    </a:ln>
                  </pic:spPr>
                </pic:pic>
              </a:graphicData>
            </a:graphic>
          </wp:inline>
        </w:drawing>
      </w:r>
    </w:p>
    <w:p w14:paraId="5FE2126C" w14:textId="77777777" w:rsidR="008C470F" w:rsidRDefault="008C470F" w:rsidP="00B74D71"/>
    <w:p w14:paraId="53654529"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2.6 </w:t>
      </w:r>
      <w:r w:rsidRPr="003B178D">
        <w:rPr>
          <w:rFonts w:ascii="Times New Roman" w:hAnsi="Times New Roman" w:cs="Times New Roman"/>
          <w:sz w:val="28"/>
        </w:rPr>
        <w:t>–</w:t>
      </w:r>
      <w:r>
        <w:rPr>
          <w:rFonts w:ascii="Times New Roman" w:hAnsi="Times New Roman" w:cs="Times New Roman"/>
          <w:sz w:val="28"/>
        </w:rPr>
        <w:t xml:space="preserve"> Декомпозиция блока «подбор книги для клиента»</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61DCC067" w:rsidR="008C470F"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Последний, но не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p>
    <w:p w14:paraId="5571A39B" w14:textId="11EE7E03" w:rsidR="008C470F" w:rsidRDefault="00185377" w:rsidP="008C470F">
      <w:pPr>
        <w:spacing w:after="0"/>
        <w:jc w:val="center"/>
        <w:rPr>
          <w:rFonts w:ascii="Times New Roman" w:hAnsi="Times New Roman" w:cs="Times New Roman"/>
          <w:sz w:val="28"/>
        </w:rPr>
      </w:pPr>
      <w:r>
        <w:rPr>
          <w:noProof/>
        </w:rPr>
        <w:lastRenderedPageBreak/>
        <w:drawing>
          <wp:inline distT="0" distB="0" distL="0" distR="0" wp14:anchorId="0564EEBE" wp14:editId="55C02DC7">
            <wp:extent cx="5940425" cy="4108450"/>
            <wp:effectExtent l="0" t="0" r="317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845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2.7 </w:t>
      </w:r>
      <w:r w:rsidRPr="003B178D">
        <w:rPr>
          <w:rFonts w:ascii="Times New Roman" w:hAnsi="Times New Roman" w:cs="Times New Roman"/>
          <w:sz w:val="28"/>
        </w:rPr>
        <w:t>–</w:t>
      </w:r>
      <w:r>
        <w:rPr>
          <w:rFonts w:ascii="Times New Roman" w:hAnsi="Times New Roman" w:cs="Times New Roman"/>
          <w:sz w:val="28"/>
        </w:rPr>
        <w:t xml:space="preserve"> Декомпозиция блока «Реализация книги»</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56"/>
    <w:p w14:paraId="06A2C631" w14:textId="191CD393" w:rsidR="00273ACE" w:rsidRDefault="00273ACE" w:rsidP="00200810">
      <w:pPr>
        <w:autoSpaceDE w:val="0"/>
        <w:autoSpaceDN w:val="0"/>
        <w:adjustRightInd w:val="0"/>
        <w:spacing w:after="0"/>
        <w:jc w:val="both"/>
      </w:pPr>
    </w:p>
    <w:p w14:paraId="39586514" w14:textId="65E8A06C"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9" w:name="_Toc70286233"/>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59"/>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1C5A3478" w:rsidR="00321089" w:rsidRPr="004E1C1C" w:rsidRDefault="00321089"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 xml:space="preserve">более 100 курсов и программ повышения квалификации для начинающих и специалистов области ИТ, проектного </w:t>
      </w:r>
      <w:r w:rsidRPr="004E1C1C">
        <w:rPr>
          <w:rFonts w:ascii="Times New Roman" w:hAnsi="Times New Roman" w:cs="Times New Roman"/>
          <w:sz w:val="28"/>
          <w:szCs w:val="28"/>
        </w:rPr>
        <w:lastRenderedPageBreak/>
        <w:t>менеджмента и иностранных языков [31].  Основные направления деятельности представлены на рисунке</w:t>
      </w:r>
    </w:p>
    <w:p w14:paraId="4B9B8F79" w14:textId="36A8D0FA" w:rsidR="00321089" w:rsidRDefault="00321089" w:rsidP="00B87775">
      <w:pPr>
        <w:pStyle w:val="aa"/>
        <w:spacing w:after="0"/>
        <w:ind w:left="0" w:firstLine="709"/>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777777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283C1165"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6FB1432"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 xml:space="preserve">каждом обучающем материале, несмотря на его </w:t>
      </w:r>
      <w:r w:rsidR="004E1C1C" w:rsidRPr="004E1C1C">
        <w:rPr>
          <w:rFonts w:ascii="Times New Roman" w:hAnsi="Times New Roman" w:cs="Times New Roman"/>
          <w:sz w:val="28"/>
          <w:szCs w:val="28"/>
        </w:rPr>
        <w:lastRenderedPageBreak/>
        <w:t>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9D6ED0">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60" w:name="_Toc70286234"/>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60"/>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61" w:name="_Toc69559856"/>
      <w:bookmarkStart w:id="62" w:name="_Toc69559984"/>
      <w:bookmarkStart w:id="63" w:name="_Toc69562055"/>
      <w:bookmarkStart w:id="64" w:name="_Toc69562677"/>
      <w:bookmarkStart w:id="65" w:name="_Toc69562721"/>
      <w:bookmarkStart w:id="66" w:name="_Toc69648210"/>
      <w:bookmarkStart w:id="67" w:name="_Toc69651936"/>
      <w:bookmarkStart w:id="68" w:name="_Toc69667229"/>
      <w:bookmarkStart w:id="69" w:name="_Toc69672681"/>
      <w:bookmarkStart w:id="70" w:name="_Toc69672731"/>
      <w:bookmarkStart w:id="71" w:name="_Toc69675490"/>
      <w:bookmarkStart w:id="72" w:name="_Toc70062829"/>
      <w:bookmarkStart w:id="73" w:name="_Toc70062873"/>
      <w:bookmarkStart w:id="74" w:name="_Toc70264524"/>
      <w:bookmarkStart w:id="75" w:name="_Toc70266963"/>
      <w:bookmarkStart w:id="76" w:name="_Toc70274419"/>
      <w:bookmarkStart w:id="77" w:name="_Toc70277054"/>
      <w:bookmarkStart w:id="78" w:name="_Toc70278302"/>
      <w:bookmarkStart w:id="79" w:name="_Toc70286127"/>
      <w:bookmarkStart w:id="80" w:name="_Toc7028623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76F6F278" w14:textId="63F2866E"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81" w:name="_Toc70286236"/>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81"/>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191AA1BB" w:rsidR="00A176C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lastRenderedPageBreak/>
        <w:t>Требования к реализации проекта:</w:t>
      </w:r>
    </w:p>
    <w:p w14:paraId="39FF87A8" w14:textId="2E962DAC"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35712487"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Доступность на любом устройстве</w:t>
      </w:r>
    </w:p>
    <w:p w14:paraId="5093194C" w14:textId="00392872"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Быстрая работа на больших объемах данных</w:t>
      </w:r>
    </w:p>
    <w:p w14:paraId="2BD14A13" w14:textId="1C19255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Адаптивность</w:t>
      </w:r>
    </w:p>
    <w:p w14:paraId="0BB95AC9" w14:textId="6B9B60C3"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Кастомизация</w:t>
      </w:r>
    </w:p>
    <w:p w14:paraId="108EBD29" w14:textId="77777777" w:rsidR="00A176C7" w:rsidRPr="00A176C7" w:rsidRDefault="00A176C7" w:rsidP="00A176C7"/>
    <w:p w14:paraId="4E5BCBB4" w14:textId="77777777" w:rsidR="00447CD8" w:rsidRPr="00447CD8" w:rsidRDefault="00447CD8" w:rsidP="00447CD8"/>
    <w:p w14:paraId="028C81C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82" w:name="_Toc69559986"/>
      <w:bookmarkStart w:id="83" w:name="_Toc69562057"/>
      <w:bookmarkStart w:id="84" w:name="_Toc69562679"/>
      <w:bookmarkStart w:id="85" w:name="_Toc69562723"/>
      <w:bookmarkStart w:id="86" w:name="_Toc69648212"/>
      <w:bookmarkStart w:id="87" w:name="_Toc69651938"/>
      <w:bookmarkStart w:id="88" w:name="_Toc69667231"/>
      <w:bookmarkStart w:id="89" w:name="_Toc69672683"/>
      <w:bookmarkStart w:id="90" w:name="_Toc69672733"/>
      <w:bookmarkStart w:id="91" w:name="_Toc69675492"/>
      <w:bookmarkStart w:id="92" w:name="_Toc70062831"/>
      <w:bookmarkStart w:id="93" w:name="_Toc70062875"/>
      <w:bookmarkStart w:id="94" w:name="_Toc70264526"/>
      <w:bookmarkStart w:id="95" w:name="_Toc70266965"/>
      <w:bookmarkStart w:id="96" w:name="_Toc70274421"/>
      <w:bookmarkStart w:id="97" w:name="_Toc70277056"/>
      <w:bookmarkStart w:id="98" w:name="_Toc70278304"/>
      <w:bookmarkStart w:id="99" w:name="_Toc70286129"/>
      <w:bookmarkStart w:id="100" w:name="_Toc7028623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6CE4D933"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01" w:name="_Toc69559987"/>
      <w:bookmarkStart w:id="102" w:name="_Toc69562058"/>
      <w:bookmarkStart w:id="103" w:name="_Toc69562680"/>
      <w:bookmarkStart w:id="104" w:name="_Toc69562724"/>
      <w:bookmarkStart w:id="105" w:name="_Toc69648213"/>
      <w:bookmarkStart w:id="106" w:name="_Toc69651939"/>
      <w:bookmarkStart w:id="107" w:name="_Toc69667232"/>
      <w:bookmarkStart w:id="108" w:name="_Toc69672684"/>
      <w:bookmarkStart w:id="109" w:name="_Toc69672734"/>
      <w:bookmarkStart w:id="110" w:name="_Toc69675493"/>
      <w:bookmarkStart w:id="111" w:name="_Toc70062832"/>
      <w:bookmarkStart w:id="112" w:name="_Toc70062876"/>
      <w:bookmarkStart w:id="113" w:name="_Toc70264527"/>
      <w:bookmarkStart w:id="114" w:name="_Toc70266966"/>
      <w:bookmarkStart w:id="115" w:name="_Toc70274422"/>
      <w:bookmarkStart w:id="116" w:name="_Toc70277057"/>
      <w:bookmarkStart w:id="117" w:name="_Toc70278305"/>
      <w:bookmarkStart w:id="118" w:name="_Toc70286130"/>
      <w:bookmarkStart w:id="119" w:name="_Toc7028623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010DF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0" w:name="_Toc69559988"/>
      <w:bookmarkStart w:id="121" w:name="_Toc69562059"/>
      <w:bookmarkStart w:id="122" w:name="_Toc69562681"/>
      <w:bookmarkStart w:id="123" w:name="_Toc69562725"/>
      <w:bookmarkStart w:id="124" w:name="_Toc69648214"/>
      <w:bookmarkStart w:id="125" w:name="_Toc69651940"/>
      <w:bookmarkStart w:id="126" w:name="_Toc69667233"/>
      <w:bookmarkStart w:id="127" w:name="_Toc69672685"/>
      <w:bookmarkStart w:id="128" w:name="_Toc69672735"/>
      <w:bookmarkStart w:id="129" w:name="_Toc69675494"/>
      <w:bookmarkStart w:id="130" w:name="_Toc70062833"/>
      <w:bookmarkStart w:id="131" w:name="_Toc70062877"/>
      <w:bookmarkStart w:id="132" w:name="_Toc70264528"/>
      <w:bookmarkStart w:id="133" w:name="_Toc70266967"/>
      <w:bookmarkStart w:id="134" w:name="_Toc70274423"/>
      <w:bookmarkStart w:id="135" w:name="_Toc70277058"/>
      <w:bookmarkStart w:id="136" w:name="_Toc70278306"/>
      <w:bookmarkStart w:id="137" w:name="_Toc70286131"/>
      <w:bookmarkStart w:id="138" w:name="_Toc7028623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F7C03ED" w14:textId="77777777" w:rsidR="00092664" w:rsidRPr="00092664" w:rsidRDefault="00092664" w:rsidP="00092664">
      <w:pPr>
        <w:pStyle w:val="aa"/>
        <w:keepNext/>
        <w:keepLines/>
        <w:numPr>
          <w:ilvl w:val="1"/>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9" w:name="_Toc69559989"/>
      <w:bookmarkStart w:id="140" w:name="_Toc69562060"/>
      <w:bookmarkStart w:id="141" w:name="_Toc69562682"/>
      <w:bookmarkStart w:id="142" w:name="_Toc69562726"/>
      <w:bookmarkStart w:id="143" w:name="_Toc69648215"/>
      <w:bookmarkStart w:id="144" w:name="_Toc69651941"/>
      <w:bookmarkStart w:id="145" w:name="_Toc69667234"/>
      <w:bookmarkStart w:id="146" w:name="_Toc69672686"/>
      <w:bookmarkStart w:id="147" w:name="_Toc69672736"/>
      <w:bookmarkStart w:id="148" w:name="_Toc69675495"/>
      <w:bookmarkStart w:id="149" w:name="_Toc70062834"/>
      <w:bookmarkStart w:id="150" w:name="_Toc70062878"/>
      <w:bookmarkStart w:id="151" w:name="_Toc70264529"/>
      <w:bookmarkStart w:id="152" w:name="_Toc70266968"/>
      <w:bookmarkStart w:id="153" w:name="_Toc70274424"/>
      <w:bookmarkStart w:id="154" w:name="_Toc70277059"/>
      <w:bookmarkStart w:id="155" w:name="_Toc70278307"/>
      <w:bookmarkStart w:id="156" w:name="_Toc70286132"/>
      <w:bookmarkStart w:id="157" w:name="_Toc70286240"/>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03233412" w14:textId="7582A189"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58" w:name="_Toc70286241"/>
      <w:r w:rsidRPr="00092664">
        <w:rPr>
          <w:rFonts w:ascii="Times New Roman" w:hAnsi="Times New Roman" w:cs="Times New Roman"/>
          <w:b/>
          <w:color w:val="000000" w:themeColor="text1"/>
          <w:sz w:val="28"/>
          <w:szCs w:val="28"/>
        </w:rPr>
        <w:t>ABAP</w:t>
      </w:r>
      <w:bookmarkEnd w:id="158"/>
    </w:p>
    <w:p w14:paraId="0A90DD5C" w14:textId="77777777" w:rsidR="00447CD8" w:rsidRPr="00447CD8" w:rsidRDefault="00447CD8" w:rsidP="00447CD8">
      <w:pPr>
        <w:pStyle w:val="aa"/>
        <w:ind w:left="1224"/>
        <w:jc w:val="both"/>
        <w:rPr>
          <w:rFonts w:eastAsia="Times New Roman" w:cs="Times New Roman"/>
          <w:b/>
          <w:szCs w:val="28"/>
          <w:lang w:eastAsia="ru-RU"/>
        </w:rPr>
      </w:pPr>
    </w:p>
    <w:p w14:paraId="381FF884" w14:textId="037AEE38" w:rsidR="009B7E6C"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Корпоративная информационная система SAP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фирмы SAP AG предназначена для автоматизации бизнес-процессов на средних и крупных предприятиях. Она фактически стала стандартом информатизации самых крупных корпораций во всем мире и, в настоящее время, широко используется крупнейшими российскими предприятиями.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3 обеспечивает выполнение всех рутинных операций по управлению любыми подразделениями предприятия в их взаимосвязи. Это позволяет руководству сосредоточиться на перспективных целях и контроле выполнения стратегических планов. В корпоративной информационной системе SAP R/3 заложено большинство возможных процессов управления, применимых на любом предприятии, в форме готовых технологических решений. Для создания прикладной системы настроить эти решения, называемые «лучшими методиками» для удовлетворения требований конкретного предприятия. Эту работу выполняют консультанты SAP по функциональностям. Такой консультант выбирает подходящую деловую практику, представленную в репозитарии системы, и настраивает ее параметры в окнах специальных экранов. В результате в системе инициализируется один из десятков тысяч модулей, реализующих «лучшие методики» управления. Не настроенные модули реализуют стандартную обработку в бизнес-процессах и также участвуют в бизнес-сценариях. Прикладная корпоративная информационная система состоит из множества модулей со стандартными и специальными настройками. Вся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написана на языке АВАР. Коды всех модулей и функций, как настроенных, так и стандартных, доступны разработчику. Обычно они не требуют вмешательства на уровне ручного программирования. Если необходимость такого вмешательства все-таки возникает, то от программистов требуются глубокие знания в объектной </w:t>
      </w:r>
      <w:r w:rsidRPr="00447CD8">
        <w:rPr>
          <w:rFonts w:ascii="Times New Roman" w:hAnsi="Times New Roman" w:cs="Times New Roman"/>
          <w:sz w:val="28"/>
          <w:szCs w:val="28"/>
        </w:rPr>
        <w:lastRenderedPageBreak/>
        <w:t>структуре языка и взаимосвязях модулей системы. Кроме того, фирмой 4 поддерживаются только заранее предусмотренные расширения программного кода, вставляемые в специально подготовленные места модулей с учетом строгих требований. Эти возможности не документированы и изучаются разработчиками конкретных функциональностей непосредственно по кодам настраиваемых модулей. В понятие языка АВАР включается целый комплекс средств подготовки, тестирования и хранения программных разработок.</w:t>
      </w:r>
    </w:p>
    <w:p w14:paraId="7A047BA4" w14:textId="2755BD42" w:rsidR="00447CD8"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Наконец, это система управления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обеспечивающая надежность включения новых разработок в действующую корпоративную информационную систему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Надежность в данном случае подразумевает проверки: целостности баз данных, актуальности данных и программных текстов, непротиворечивости функционирующих программных элементов системы и вновь подключаемых программ и тому подобное.</w:t>
      </w:r>
    </w:p>
    <w:p w14:paraId="4D2D6D21" w14:textId="557F5CEE" w:rsid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Среда разработки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представляет собой полностью интегрированный набор средств разработки, функций, языков программирования и словаря данных, объединенных вместе под названием АВАР-инструментальные средства» АВАР-инструментальные средства являются ядром всех бизнес-приложений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и основой для создания дополнительных функций и приложений. АВАР -инструментальные средства представляют собой такую среду разработки, которая охватывает все стадии создания проекта. Необходимо отметить, что подавляющее большинство элементов программного обеспечения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написано на языке АВАР. Любой из этих элементов можно вызвать в редактор АВАР, изучать и проанализировать его деятельность, установить связь с другими элементами окружения. Редактор программ на языке АВАР поддерживает также правила регистрации программ, обеспечивает права доступа к программам и не позволяет пользователям, не обладающим соответствующими правами, вмешиваться в текст зарегистрированных программ.</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44E450B" w14:textId="77777777"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59" w:name="_Toc70286242"/>
      <w:r w:rsidRPr="00092664">
        <w:rPr>
          <w:rFonts w:ascii="Times New Roman" w:hAnsi="Times New Roman" w:cs="Times New Roman"/>
          <w:b/>
          <w:color w:val="000000" w:themeColor="text1"/>
          <w:sz w:val="28"/>
          <w:szCs w:val="28"/>
        </w:rPr>
        <w:t>SAP HANA</w:t>
      </w:r>
      <w:bookmarkEnd w:id="159"/>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Приложения, основанные на SAP HANA, обеспечивают наилучшую производительность приложений, посылая выполнение в базу данных, </w:t>
      </w:r>
      <w:r w:rsidRPr="00A85700">
        <w:rPr>
          <w:rFonts w:ascii="Times New Roman" w:hAnsi="Times New Roman" w:cs="Times New Roman"/>
          <w:sz w:val="28"/>
          <w:szCs w:val="28"/>
        </w:rPr>
        <w:lastRenderedPageBreak/>
        <w:t>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587DE6A7"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 </w:t>
      </w:r>
      <w:r>
        <w:rPr>
          <w:rFonts w:ascii="Times New Roman" w:hAnsi="Times New Roman" w:cs="Times New Roman"/>
          <w:sz w:val="28"/>
          <w:szCs w:val="28"/>
        </w:rPr>
        <w:t>схема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Анализ данных в реальном времени</w:t>
      </w:r>
    </w:p>
    <w:p w14:paraId="758E27BE"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Устранение ненужной сложности оборудования</w:t>
      </w:r>
    </w:p>
    <w:p w14:paraId="69979670"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Нет задержки в базе данных из-за ночных заданий ETL</w:t>
      </w:r>
    </w:p>
    <w:p w14:paraId="77732E9C"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База данных в памяти</w:t>
      </w:r>
    </w:p>
    <w:p w14:paraId="18D01467"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Хранилище столбцов поддерживает вычисления на ходу</w:t>
      </w:r>
    </w:p>
    <w:p w14:paraId="01AB8578"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Параллельная обработка</w:t>
      </w:r>
    </w:p>
    <w:p w14:paraId="2C2BFC1A" w14:textId="77777777" w:rsidR="00447CD8"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Сжатие данных</w:t>
      </w:r>
    </w:p>
    <w:p w14:paraId="5561C0C5" w14:textId="77777777" w:rsidR="00AF66C3" w:rsidRDefault="00AF66C3" w:rsidP="00AF66C3">
      <w:pPr>
        <w:spacing w:after="0"/>
        <w:jc w:val="both"/>
        <w:rPr>
          <w:rFonts w:ascii="Times New Roman" w:eastAsia="Times New Roman" w:hAnsi="Times New Roman" w:cs="Times New Roman"/>
          <w:sz w:val="28"/>
          <w:szCs w:val="28"/>
          <w:lang w:eastAsia="ru-RU"/>
        </w:rPr>
      </w:pPr>
    </w:p>
    <w:p w14:paraId="3B55555A" w14:textId="77777777"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SAP HANA - это база данных использующая технологию in-memory, специально разработанную для увеличения быстродействия приложений за счет расположения объектов в оперативной памяти и следовательно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S / 4 HANA Business Suite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Fiori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Fiori для доступа к решению на основе ролей. Его можно развернуть в облачной среде или локальном решении. Многие клиенты переходят с SAP Business Suite на S </w:t>
      </w:r>
      <w:r w:rsidRPr="00A85700">
        <w:rPr>
          <w:rFonts w:ascii="Times New Roman" w:hAnsi="Times New Roman" w:cs="Times New Roman"/>
          <w:sz w:val="28"/>
          <w:szCs w:val="28"/>
        </w:rPr>
        <w:lastRenderedPageBreak/>
        <w:t>/ 4 HANA, и для 75% клиентов на миграционный проект уходит в среднем 6 месяцев.</w:t>
      </w:r>
    </w:p>
    <w:p w14:paraId="78606C0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также предлагает проект быстрого развертывания SAP для быстрой миграции на платформу HANA и решение SAP Simple Finance. Различные партнеры SAP обеспечивают интеграцию с фиксированными ценами для нескольких клиентов.</w:t>
      </w:r>
    </w:p>
    <w:p w14:paraId="261D677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Клиенты могут использовать настройку даже после миграции системы. Миграция SAP Business Suite в S / 4 HANA осуществляется с помощью пакета внедрения в форме SAP Simple Finance, Simple Logistics и многих других.</w:t>
      </w:r>
    </w:p>
    <w:p w14:paraId="5117241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7FD124E1" w14:textId="640842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0D55E50F" wp14:editId="6DDA1FF1">
            <wp:extent cx="5715000" cy="2495550"/>
            <wp:effectExtent l="0" t="0" r="0" b="0"/>
            <wp:docPr id="4" name="Picture 4" descr="Обзор 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зор SAP H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14:paraId="3F1D8C0F" w14:textId="77777777" w:rsidR="00A85700" w:rsidRDefault="00A85700" w:rsidP="00A85700">
      <w:pPr>
        <w:pStyle w:val="aa"/>
        <w:spacing w:after="0"/>
        <w:ind w:left="0" w:firstLine="709"/>
        <w:jc w:val="both"/>
        <w:rPr>
          <w:rFonts w:ascii="Times New Roman" w:hAnsi="Times New Roman" w:cs="Times New Roman"/>
          <w:sz w:val="28"/>
          <w:szCs w:val="28"/>
        </w:rPr>
      </w:pPr>
    </w:p>
    <w:p w14:paraId="00CD3E91" w14:textId="7DF22E42" w:rsidR="00A85700" w:rsidRP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3.3 – Архитектурная схема</w:t>
      </w:r>
    </w:p>
    <w:p w14:paraId="6B92FBA8"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580BC5C" w14:textId="150BFDE9"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Благодаря расширенным функциям SAP HANA система SAP S / 4 HANA предназначена для бизнес-операций в реальном времени, планирования и анализа BI. Ниже приводится пользовательский интерфейс на основе SAP Fiori решения S / 4 HANA, который предоставляет пользователям возможности на основе ролей</w:t>
      </w:r>
      <w:r w:rsidR="00A85700">
        <w:rPr>
          <w:rFonts w:ascii="Times New Roman" w:hAnsi="Times New Roman" w:cs="Times New Roman"/>
          <w:sz w:val="28"/>
          <w:szCs w:val="28"/>
        </w:rPr>
        <w:t xml:space="preserve"> (Рисунок 3.4)</w:t>
      </w:r>
      <w:r w:rsidRPr="00A85700">
        <w:rPr>
          <w:rFonts w:ascii="Times New Roman" w:hAnsi="Times New Roman" w:cs="Times New Roman"/>
          <w:sz w:val="28"/>
          <w:szCs w:val="28"/>
        </w:rPr>
        <w:t>.</w:t>
      </w:r>
    </w:p>
    <w:p w14:paraId="053B15AF"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6C6C933" w14:textId="40A21777"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33413649" wp14:editId="70D4E289">
            <wp:extent cx="5217516" cy="4095750"/>
            <wp:effectExtent l="0" t="0" r="2540" b="0"/>
            <wp:docPr id="3" name="Picture 3" descr="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ограмм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76" cy="4104981"/>
                    </a:xfrm>
                    <a:prstGeom prst="rect">
                      <a:avLst/>
                    </a:prstGeom>
                    <a:noFill/>
                    <a:ln>
                      <a:noFill/>
                    </a:ln>
                  </pic:spPr>
                </pic:pic>
              </a:graphicData>
            </a:graphic>
          </wp:inline>
        </w:drawing>
      </w:r>
    </w:p>
    <w:p w14:paraId="36AFE83C" w14:textId="77777777" w:rsidR="00A85700" w:rsidRDefault="00A85700" w:rsidP="00A85700">
      <w:pPr>
        <w:pStyle w:val="aa"/>
        <w:spacing w:after="0"/>
        <w:ind w:left="0" w:firstLine="709"/>
        <w:jc w:val="both"/>
        <w:rPr>
          <w:rFonts w:ascii="Times New Roman" w:hAnsi="Times New Roman" w:cs="Times New Roman"/>
          <w:sz w:val="28"/>
          <w:szCs w:val="28"/>
        </w:rPr>
      </w:pPr>
    </w:p>
    <w:p w14:paraId="22683B5D" w14:textId="2DA84415"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3.4 – Вид выбора ролей и приложений</w:t>
      </w:r>
    </w:p>
    <w:p w14:paraId="46BB819D" w14:textId="77777777" w:rsidR="00A85700" w:rsidRDefault="00A85700" w:rsidP="00A85700">
      <w:pPr>
        <w:pStyle w:val="aa"/>
        <w:spacing w:after="0"/>
        <w:ind w:left="0" w:firstLine="709"/>
        <w:jc w:val="both"/>
        <w:rPr>
          <w:rFonts w:ascii="Times New Roman" w:hAnsi="Times New Roman" w:cs="Times New Roman"/>
          <w:sz w:val="28"/>
          <w:szCs w:val="28"/>
        </w:rPr>
      </w:pPr>
    </w:p>
    <w:p w14:paraId="13BA126A"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32170B6" w14:textId="4FE50492"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Вы также можете определить пользовательские настройки, такие как — Язык, Тема, Значения по умолчанию и любой персонализированный поиск. Сделав выбор, нажмите кнопку </w:t>
      </w:r>
      <w:r w:rsidR="00A85700" w:rsidRPr="00A85700">
        <w:rPr>
          <w:rFonts w:ascii="Times New Roman" w:hAnsi="Times New Roman" w:cs="Times New Roman"/>
          <w:sz w:val="28"/>
          <w:szCs w:val="28"/>
        </w:rPr>
        <w:t>сохранить</w:t>
      </w:r>
      <w:r w:rsidRPr="00A85700">
        <w:rPr>
          <w:rFonts w:ascii="Times New Roman" w:hAnsi="Times New Roman" w:cs="Times New Roman"/>
          <w:sz w:val="28"/>
          <w:szCs w:val="28"/>
        </w:rPr>
        <w:t>, чтобы сохранить пользовательские настройки</w:t>
      </w:r>
      <w:r w:rsidR="00A85700">
        <w:rPr>
          <w:rFonts w:ascii="Times New Roman" w:hAnsi="Times New Roman" w:cs="Times New Roman"/>
          <w:sz w:val="28"/>
          <w:szCs w:val="28"/>
        </w:rPr>
        <w:t xml:space="preserve"> (Рисунок 3.5)</w:t>
      </w:r>
      <w:r w:rsidRPr="00A85700">
        <w:rPr>
          <w:rFonts w:ascii="Times New Roman" w:hAnsi="Times New Roman" w:cs="Times New Roman"/>
          <w:sz w:val="28"/>
          <w:szCs w:val="28"/>
        </w:rPr>
        <w:t>.</w:t>
      </w:r>
    </w:p>
    <w:p w14:paraId="0434BDDB"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4EDBF07" w14:textId="7DFAC443"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67CC4D15" wp14:editId="357C55F7">
            <wp:extent cx="5715000" cy="3514725"/>
            <wp:effectExtent l="0" t="0" r="0" b="9525"/>
            <wp:docPr id="2" name="Picture 2" descr="Предпочтени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едпочтения пользователя"/>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14:paraId="76642497" w14:textId="77777777" w:rsidR="00A85700" w:rsidRDefault="00A85700" w:rsidP="00A85700">
      <w:pPr>
        <w:pStyle w:val="aa"/>
        <w:spacing w:after="0"/>
        <w:ind w:left="0" w:firstLine="709"/>
        <w:jc w:val="both"/>
        <w:rPr>
          <w:rFonts w:ascii="Times New Roman" w:hAnsi="Times New Roman" w:cs="Times New Roman"/>
          <w:sz w:val="28"/>
          <w:szCs w:val="28"/>
        </w:rPr>
      </w:pPr>
    </w:p>
    <w:p w14:paraId="7ADCB13C" w14:textId="6CBE54A1"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3.5 – кастомизация интерфейса</w:t>
      </w:r>
    </w:p>
    <w:p w14:paraId="7F8838B7"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2FC618E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Вы также можете настроить экран домашней страницы взаимодействия с пользователем SAP S / 4, щелкнув по значку «Редактировать» в нижней части экрана. Вы можете выбрать различные темы главного экрана, как показано на следующем снимке экрана.</w:t>
      </w:r>
    </w:p>
    <w:p w14:paraId="19BB6E4C" w14:textId="77777777" w:rsidR="00447CD8" w:rsidRDefault="00447CD8" w:rsidP="009B7E6C">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60" w:name="_Toc70286243"/>
      <w:r w:rsidRPr="00092664">
        <w:rPr>
          <w:rFonts w:ascii="Times New Roman" w:hAnsi="Times New Roman" w:cs="Times New Roman"/>
          <w:b/>
          <w:color w:val="000000" w:themeColor="text1"/>
          <w:sz w:val="28"/>
          <w:szCs w:val="28"/>
        </w:rPr>
        <w:t>SAP Fiori</w:t>
      </w:r>
      <w:bookmarkEnd w:id="160"/>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12D21D9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более 300 ролевых приложений, таких как HR, производство, финансы и т. Д. Когда вы откроете приложение для домашней страницы SAP Fiori, вы увидите изображение цветов. Это потому, что Fiori означает «цветы» на итальянском языке.</w:t>
      </w:r>
    </w:p>
    <w:p w14:paraId="21C70BBE" w14:textId="20D46ABA"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66252545" wp14:editId="504FCF66">
            <wp:extent cx="5715000" cy="2952750"/>
            <wp:effectExtent l="0" t="0" r="0" b="0"/>
            <wp:docPr id="20" name="Picture 20" descr="SAP Fi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P Fi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481F845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Fiori Apps на основе пользовательского интерфейса UI5.</w:t>
      </w:r>
    </w:p>
    <w:p w14:paraId="7C2468B2" w14:textId="47DF438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3A13A4AE" wp14:editId="466FBE2B">
            <wp:extent cx="5715000" cy="2705100"/>
            <wp:effectExtent l="0" t="0" r="0" b="0"/>
            <wp:docPr id="19" name="Picture 19" descr="Пользовательский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ользовательский интерфей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Когда SAP Fiori сочетается с мощью SAP HANA, он обеспечивает непревзойденный отклик приложения и время выполнения запроса. Пользовательский интерфейс SAP Fiori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4F5784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Как родился SAP Fiori?</w:t>
      </w:r>
    </w:p>
    <w:p w14:paraId="6B95752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Когда было проведено исследование, выяснилось, что большинство пользователей SAP используют пользовательский интерфейс SAP для доступа к приложениям. Они включали в себя общие приложения, связанные с взаимодействиями менеджера и сотрудника, такие как запрос на отпуск, запрос на поездку и т. Д. В этом графическом интерфейсе было более 300 000 экранов с различными функциями. SAP проверила наиболее часто используемое приложение, а затем решила обновить эти приложения. Так родился SAP Fiori.</w:t>
      </w:r>
    </w:p>
    <w:p w14:paraId="5FBBA56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Принципы проектирования SAP Fiori</w:t>
      </w:r>
    </w:p>
    <w:p w14:paraId="3CC4D9E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Существует пять принципов проектирования для SAP Fiori UI5 . Эти принципы делают SAP Fiori простым и разлагают различные транзакции в простые приложения на основе задач.</w:t>
      </w:r>
    </w:p>
    <w:p w14:paraId="66E82DF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7438154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Отзывчивость. Когда SAP Fiori сочетается с мощью SAP HANA, он обеспечивает непревзойденный отклик приложения и время выполнения запроса.</w:t>
      </w:r>
    </w:p>
    <w:p w14:paraId="26960A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Простота — чтобы сделать SAP Fiori простым в соответствии с потребностями пользователей, SAP разработал его как сценарий 1-1-3 . Это означает 1 пользователя, 1 вариант использования и 3 экрана.</w:t>
      </w:r>
    </w:p>
    <w:p w14:paraId="650F88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Беспроблемный опыт — SAP предоставила все приложения Fiori на одном языке, и это не имеет значения для развертывания и платформы.</w:t>
      </w:r>
    </w:p>
    <w:p w14:paraId="1FE9022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Восхитительный — SAP Fiori был разработан для работы с ECC 6.0, чтобы упростить его для пользователей и развернуть в существующей системе SAP.</w:t>
      </w:r>
    </w:p>
    <w:p w14:paraId="4904E5D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5BF2481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Отзывчивость. Когда SAP Fiori сочетается с мощью SAP HANA, он обеспечивает непревзойденный отклик приложения и время выполнения запроса.</w:t>
      </w:r>
    </w:p>
    <w:p w14:paraId="78C566A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Простота — чтобы сделать SAP Fiori простым в соответствии с потребностями пользователей, SAP разработал его как сценарий 1-1-3 . Это означает 1 пользователя, 1 вариант использования и 3 экрана.</w:t>
      </w:r>
    </w:p>
    <w:p w14:paraId="4800515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Беспроблемный опыт — SAP предоставила все приложения Fiori на одном языке, и это не имеет значения для развертывания и платформы.</w:t>
      </w:r>
    </w:p>
    <w:p w14:paraId="4F3D387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Восхитительный — SAP Fiori был разработан для работы с ECC 6.0, чтобы упростить его для пользователей и развернуть в существующей системе SAP.</w:t>
      </w:r>
    </w:p>
    <w:p w14:paraId="7AAC2078" w14:textId="536CCC4F"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EA16E2C" wp14:editId="3A867615">
            <wp:extent cx="5715000" cy="1085850"/>
            <wp:effectExtent l="0" t="0" r="0" b="0"/>
            <wp:docPr id="18" name="Picture 18" descr="Принципы дизай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ринципы дизайн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085850"/>
                    </a:xfrm>
                    <a:prstGeom prst="rect">
                      <a:avLst/>
                    </a:prstGeom>
                    <a:noFill/>
                    <a:ln>
                      <a:noFill/>
                    </a:ln>
                  </pic:spPr>
                </pic:pic>
              </a:graphicData>
            </a:graphic>
          </wp:inline>
        </w:drawing>
      </w:r>
    </w:p>
    <w:p w14:paraId="3866835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Apps</w:t>
      </w:r>
    </w:p>
    <w:p w14:paraId="4FCA9D0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делятся на три категории. Они различаются на основе их функций и требований к инфраструктуре.</w:t>
      </w:r>
    </w:p>
    <w:p w14:paraId="2AF6839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w:t>
      </w:r>
    </w:p>
    <w:p w14:paraId="4E21EE5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Бюллетени</w:t>
      </w:r>
    </w:p>
    <w:p w14:paraId="06C2A22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w:t>
      </w:r>
    </w:p>
    <w:p w14:paraId="73D3A4B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w:t>
      </w:r>
    </w:p>
    <w:p w14:paraId="19638FB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Наиболее важные функции транзакционных приложений:</w:t>
      </w:r>
    </w:p>
    <w:p w14:paraId="1B8D745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Первая версия SAP Fiori включала 25 транзакционных приложений.</w:t>
      </w:r>
    </w:p>
    <w:p w14:paraId="1CB5EA8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используются для выполнения транзакционных задач, таких как транзакции менеджер-сотрудник, такие как запрос на отпуск, командировки и т. Д.</w:t>
      </w:r>
    </w:p>
    <w:p w14:paraId="09F40A1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лучше всего работают на базе данных SAP HANA, но могут быть развернуты с любой базой данных с приемлемой производительностью. Эти приложения позволяют пользователю выполнять простые транзакции SAP на мобильных устройствах, а также на настольных ПК или ноутбуках.</w:t>
      </w:r>
    </w:p>
    <w:p w14:paraId="723449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Первая версия SAP Fiori включала 25 транзакционных приложений.</w:t>
      </w:r>
    </w:p>
    <w:p w14:paraId="5B07076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используются для выполнения транзакционных задач, таких как транзакции менеджер-сотрудник, такие как запрос на отпуск, командировки и т. Д.</w:t>
      </w:r>
    </w:p>
    <w:p w14:paraId="37B43045"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лучше всего работают на базе данных SAP HANA, но могут быть развернуты с любой базой данных с приемлемой производительностью. Эти приложения позволяют пользователю выполнять простые транзакции SAP на мобильных устройствах, а также на настольных ПК или ноутбуках.</w:t>
      </w:r>
    </w:p>
    <w:p w14:paraId="16AC9AD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 — Запрос на отпуск, Запрос на поездку, Заказ на покупку.</w:t>
      </w:r>
    </w:p>
    <w:p w14:paraId="76BCE06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Бюллетени</w:t>
      </w:r>
    </w:p>
    <w:p w14:paraId="46FAA9E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Важные особенности информационного бюллетеня приведены ниже.</w:t>
      </w:r>
    </w:p>
    <w:p w14:paraId="19543FB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w:t>
      </w:r>
    </w:p>
    <w:p w14:paraId="501CDF3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7EAC205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2C627264" w14:textId="06BC71F1"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Fiori Launchpad, из других информационных бюллетеней или из </w:t>
      </w:r>
      <w:r w:rsidR="00C01EF4" w:rsidRPr="004D7099">
        <w:rPr>
          <w:rFonts w:ascii="Times New Roman" w:hAnsi="Times New Roman" w:cs="Times New Roman"/>
          <w:sz w:val="28"/>
          <w:szCs w:val="28"/>
        </w:rPr>
        <w:t>транзакционных</w:t>
      </w:r>
      <w:ins w:id="161"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57CB41A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выполняются только в базе данных SAP HANA, а также требуют стека ABAP, и их нельзя перенести в архитектуру SAP HANA Live уровня 2.</w:t>
      </w:r>
    </w:p>
    <w:p w14:paraId="2BA300B5"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w:t>
      </w:r>
    </w:p>
    <w:p w14:paraId="275EF3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00AE588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3B85D22F" w14:textId="5CFB02F3"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Fiori Launchpad, из других информационных бюллетеней или из </w:t>
      </w:r>
      <w:r w:rsidR="00C01EF4" w:rsidRPr="004D7099">
        <w:rPr>
          <w:rFonts w:ascii="Times New Roman" w:hAnsi="Times New Roman" w:cs="Times New Roman"/>
          <w:sz w:val="28"/>
          <w:szCs w:val="28"/>
        </w:rPr>
        <w:t>транзакционных</w:t>
      </w:r>
      <w:ins w:id="162"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17DD2AF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выполняются только в базе данных SAP HANA, а также требуют стека ABAP, и их нельзя перенести в архитектуру SAP HANA Live уровня 2.</w:t>
      </w:r>
    </w:p>
    <w:p w14:paraId="1AC54B0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 Существует информационный бюллетень с центральными объектами, в котором есть сведения о контракте с поставщиком. Вы можете перейти к более подробной информации, такой как информация о продавце, условиях контракта, деталях товара и т. Д.</w:t>
      </w:r>
    </w:p>
    <w:p w14:paraId="1DDB049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w:t>
      </w:r>
    </w:p>
    <w:p w14:paraId="764CA4B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Аналитические приложения используются для предоставления в режиме реального времени информации о бизнес-операциях. Аналитические приложения объединяют возможности SAP HANA с бизнес-пакетом SAP. Он </w:t>
      </w:r>
      <w:r w:rsidRPr="004D7099">
        <w:rPr>
          <w:rFonts w:ascii="Times New Roman" w:hAnsi="Times New Roman" w:cs="Times New Roman"/>
          <w:sz w:val="28"/>
          <w:szCs w:val="28"/>
        </w:rPr>
        <w:lastRenderedPageBreak/>
        <w:t>предоставляет информацию в реальном времени из большого объема данных в интерфейсном веб-браузере.</w:t>
      </w:r>
    </w:p>
    <w:p w14:paraId="75571A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Используя аналитические приложения, вы можете внимательно отслеживать ключевые показатели эффективности KPI. Вы можете выполнять сложные агрегации и вычисления ваших бизнес-операций и немедленно реагировать в соответствии с изменениями состояния рынка.</w:t>
      </w:r>
    </w:p>
    <w:p w14:paraId="2995192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Analytical работают в базе данных SAP HANA и используют виртуальные модели данных.</w:t>
      </w:r>
    </w:p>
    <w:p w14:paraId="57F1D18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w:t>
      </w:r>
    </w:p>
    <w:p w14:paraId="73009111" w14:textId="141F42C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320C41FC" wp14:editId="4C55D6D3">
            <wp:extent cx="5715000" cy="2314575"/>
            <wp:effectExtent l="0" t="0" r="0" b="9525"/>
            <wp:docPr id="17" name="Picture 17" descr="Финансовые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Финансовые приложени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77CA35A1" w14:textId="32ECEDA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B4C3CA3" wp14:editId="2CF44AF9">
            <wp:extent cx="5715000" cy="1828800"/>
            <wp:effectExtent l="0" t="0" r="0" b="0"/>
            <wp:docPr id="16" name="Picture 16" descr="Приложения для людских ресур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риложения для людских ресурс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14:paraId="23785674" w14:textId="53D1FBE0"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56BEF5C1" wp14:editId="67236476">
            <wp:extent cx="5715000" cy="2962275"/>
            <wp:effectExtent l="0" t="0" r="0" b="9525"/>
            <wp:docPr id="15" name="Picture 15" descr="Производство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оизводство приложени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62275"/>
                    </a:xfrm>
                    <a:prstGeom prst="rect">
                      <a:avLst/>
                    </a:prstGeom>
                    <a:noFill/>
                    <a:ln>
                      <a:noFill/>
                    </a:ln>
                  </pic:spPr>
                </pic:pic>
              </a:graphicData>
            </a:graphic>
          </wp:inline>
        </w:drawing>
      </w:r>
    </w:p>
    <w:p w14:paraId="5A99687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w:t>
      </w:r>
    </w:p>
    <w:p w14:paraId="4A48C21E" w14:textId="460E7B1D"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Пользовательский опыт (UX) — это общий опыт, который человек испытывает при использовании любого продукта, веб-сайта или приложения. Приложение может быть на мобильном устройстве, планшете или настольном </w:t>
      </w:r>
      <w:r w:rsidR="00C01EF4" w:rsidRPr="004D7099">
        <w:rPr>
          <w:rFonts w:ascii="Times New Roman" w:hAnsi="Times New Roman" w:cs="Times New Roman"/>
          <w:sz w:val="28"/>
          <w:szCs w:val="28"/>
        </w:rPr>
        <w:t>компьютере</w:t>
      </w:r>
      <w:ins w:id="163"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ноутбуке. Пользовательский опыт должен быть простым в использовании, чтобы пользователи могли легко достигать своих целей и взаимодействовать с системой SAP.</w:t>
      </w:r>
    </w:p>
    <w:p w14:paraId="644BD78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Пользовательский опыт включает в себя правильный баланс технологий, потребностей бизнеса и желательности.</w:t>
      </w:r>
    </w:p>
    <w:p w14:paraId="4C98660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UX в основном состоит из следующих трех принципов проектирования —</w:t>
      </w:r>
    </w:p>
    <w:p w14:paraId="0D90054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Технология</w:t>
      </w:r>
    </w:p>
    <w:p w14:paraId="69270E4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Бизнес</w:t>
      </w:r>
    </w:p>
    <w:p w14:paraId="1A5B3D9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Человеческие ценности</w:t>
      </w:r>
    </w:p>
    <w:p w14:paraId="395793F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 состоит из трех компонентов:</w:t>
      </w:r>
    </w:p>
    <w:p w14:paraId="6FD5369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619C04F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Renew — Renew применяется к существующим приложениям.</w:t>
      </w:r>
    </w:p>
    <w:p w14:paraId="397838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5416916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00D461C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Renew — Renew применяется к существующим приложениям.</w:t>
      </w:r>
    </w:p>
    <w:p w14:paraId="6EB6D3F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11E031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Ключевые компоненты высокоуровневого ландшафта архитектуры SAP Fiori приведены ниже.</w:t>
      </w:r>
    </w:p>
    <w:p w14:paraId="60D79B6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Веб-диспетчер SAP (обратный прокси-сервер)</w:t>
      </w:r>
    </w:p>
    <w:p w14:paraId="4A72403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Веб-диспетчер SAP является первой точкой контакта в архитектуре SAP Fiori для конечных пользователей. Это обрабатывает все запросы веб-браузера от конечных пользователей через мобильные устройства или ноутбуки.</w:t>
      </w:r>
    </w:p>
    <w:p w14:paraId="1C178BB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Он является точкой входа для всех запросов HTTP / HTTPS и определяет, должна ли система принимать или отклонять запросы, а также сервер, куда должен направляться запрос. Он может отклонить или принять подключение к системе SAP Fiori.</w:t>
      </w:r>
    </w:p>
    <w:p w14:paraId="4E57318F" w14:textId="4B05508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216296ED" wp14:editId="12831D3C">
            <wp:extent cx="5153025" cy="4505325"/>
            <wp:effectExtent l="0" t="0" r="9525" b="9525"/>
            <wp:docPr id="22" name="Picture 22" descr="Веб Диспетч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Веб Диспетчер"/>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4505325"/>
                    </a:xfrm>
                    <a:prstGeom prst="rect">
                      <a:avLst/>
                    </a:prstGeom>
                    <a:noFill/>
                    <a:ln>
                      <a:noFill/>
                    </a:ln>
                  </pic:spPr>
                </pic:pic>
              </a:graphicData>
            </a:graphic>
          </wp:inline>
        </w:drawing>
      </w:r>
    </w:p>
    <w:p w14:paraId="02152B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могут работать в любой базе данных, но для фактологических бюллетеней и аналитических приложений требуется база данных SAP HANA.</w:t>
      </w:r>
    </w:p>
    <w:p w14:paraId="013253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Интерфейсный сервер SAP ABAP</w:t>
      </w:r>
    </w:p>
    <w:p w14:paraId="02C8565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Интерфейсный сервер SAP ABAP содержит все компоненты пользовательского интерфейса системы Fiori и шлюза NetWeaver. Эти </w:t>
      </w:r>
      <w:r w:rsidRPr="004D7099">
        <w:rPr>
          <w:rFonts w:ascii="Times New Roman" w:hAnsi="Times New Roman" w:cs="Times New Roman"/>
          <w:sz w:val="28"/>
          <w:szCs w:val="28"/>
        </w:rPr>
        <w:lastRenderedPageBreak/>
        <w:t>компоненты пользовательского интерфейса состоят из центральной надстройки пользовательского интерфейса, библиотеки управления SAP UI5 и панели запуска SAP Fiori. Он также содержит специфичный для продукта пользовательский интерфейс. Дополнения содержат разработку пользовательского интерфейса для соответствующего бизнес-пакета, такого как ERP, SCM, SD, MM и т. Д.</w:t>
      </w:r>
    </w:p>
    <w:p w14:paraId="5AA577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NetWeaver Gateway используется для настройки соединения между бизнес-пакетом SAP и целевыми клиентами, платформами и инфраструктурой. Он предлагает инструменты разработки и генерации для создания служб OData для различных инструментов разработки клиентов.</w:t>
      </w:r>
    </w:p>
    <w:p w14:paraId="18F8B5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Внутренний сервер SAP ABAP</w:t>
      </w:r>
    </w:p>
    <w:p w14:paraId="184D5B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Внутренний сервер SAP ABAP используется для хранения бизнес-логики и внутренних данных. Модель поиска для информационных бюллетеней и бизнес-пакета SAP содержится на внутреннем сервере ABAP.</w:t>
      </w:r>
    </w:p>
    <w:p w14:paraId="6AB620A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База данных SAP HANA и HANA XS Engine</w:t>
      </w:r>
    </w:p>
    <w:p w14:paraId="6810614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Механизм HANA XS используется для запуска всех аналитических приложений в SAP Fiori. Он содержит контент приложения Fiori и контент для повторного использования виртуальной модели данных, предоставляемый через SAP HANA Live.</w:t>
      </w:r>
    </w:p>
    <w:p w14:paraId="577148E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XS Engine состоит из двух компонентов —</w:t>
      </w:r>
    </w:p>
    <w:p w14:paraId="300754E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Содержание приложения HANA Live для Business Suite.</w:t>
      </w:r>
    </w:p>
    <w:p w14:paraId="24522E7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Компонент Smart Business с использованием KPI Modeler.</w:t>
      </w:r>
    </w:p>
    <w:p w14:paraId="7FCC61D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Содержимое HANA Live содержит содержимое многократного использования VDM, которое можно использовать для целей расширения.</w:t>
      </w:r>
    </w:p>
    <w:p w14:paraId="5ED174A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Примечания —</w:t>
      </w:r>
    </w:p>
    <w:p w14:paraId="2476047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не обязательно требуют запуска базы данных SAP HANA и могут работать в любой базе данных.</w:t>
      </w:r>
    </w:p>
    <w:p w14:paraId="5E96071F" w14:textId="76A31E25"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Smart Business работают только в базе данных SAP HANA без исключений</w:t>
      </w:r>
    </w:p>
    <w:p w14:paraId="3C9C0B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497016C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Данные, запрашиваемые в информационных бюллетенях с помощью поисковых моделей, извлекаются непосредственно из базы данных HANA.</w:t>
      </w:r>
    </w:p>
    <w:p w14:paraId="6C271F5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не обязательно требуют запуска базы данных SAP HANA и могут работать в любой базе данных.</w:t>
      </w:r>
    </w:p>
    <w:p w14:paraId="33E961C2" w14:textId="2604A0F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Smart Business работают только в базе данных SAP HANA без исключений</w:t>
      </w:r>
    </w:p>
    <w:p w14:paraId="1B5828B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201EDB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Данные, запрашиваемые в информационных бюллетенях с помощью поисковых моделей, извлекаются непосредственно из базы данных HANA.</w:t>
      </w:r>
    </w:p>
    <w:p w14:paraId="5AC97B5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Архитектура SAP Fiori: типы приложений</w:t>
      </w:r>
    </w:p>
    <w:p w14:paraId="7E8DD08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делятся на три категории. Они различаются на основе их функций и требований к инфраструктуре.</w:t>
      </w:r>
    </w:p>
    <w:p w14:paraId="2186E5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Как упоминалось ранее, транзакционные приложения в SAP Fiori не обязательно требуют запуска базы данных SAP HANA и могут работать в любой базе данных. Информационные бюллетени, аналитические приложения и Smart Business работают только в базе данных SAP HANA без исключений.</w:t>
      </w:r>
    </w:p>
    <w:p w14:paraId="4F2D99D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рисунке, представленном ниже, показаны различные типы приложений SAP Fiori Architecture для SAP Fiori.</w:t>
      </w:r>
    </w:p>
    <w:p w14:paraId="2372BFCB" w14:textId="67DAAF7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5E44D65A" wp14:editId="64D8AFBC">
            <wp:extent cx="5715000" cy="4162425"/>
            <wp:effectExtent l="0" t="0" r="0" b="9525"/>
            <wp:docPr id="21" name="Picture 21" descr="Типы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Типы приложений"/>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14:paraId="0434928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требуют, чтобы поисковые модели выполняли функции поиска в Fiori Apps. 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 Это также позволяет вам переходить от одного фактологического бюллетеня ко всем связанным с ним фактическим бюллетеням.</w:t>
      </w:r>
    </w:p>
    <w:p w14:paraId="6FE73A2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 и данные приложений Smart Business поступают из базы данных HANA через HANA XS Engine.</w:t>
      </w:r>
    </w:p>
    <w:p w14:paraId="14B00CC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Содержимое HANA Live содержит содержимое многократного использования Виртуальной модели данных, которое можно использовать в целях расширения.</w:t>
      </w:r>
    </w:p>
    <w:p w14:paraId="40E79AF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 размещает запрос через веб-браузер, используя HTTPS. Доверенный RFC используется для связи между интерфейсом ABAP и внутренним сервером.</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64" w:name="_Toc70286244"/>
      <w:r w:rsidRPr="00584688">
        <w:rPr>
          <w:rFonts w:ascii="Times New Roman" w:hAnsi="Times New Roman" w:cs="Times New Roman"/>
          <w:b/>
          <w:color w:val="000000" w:themeColor="text1"/>
          <w:sz w:val="28"/>
          <w:szCs w:val="28"/>
        </w:rPr>
        <w:t>ABAP CDS View</w:t>
      </w:r>
      <w:bookmarkEnd w:id="164"/>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Начиная с версии 7.4 в ABAP появилась технология Core Data Services - расширенная OpenSQL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“code push-down”).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уже было сказано, CDS View предназначены для описания моделей данных, которые могут быть значительно расширены с использованием аннотаций. Технически CDS View похож на обычный Dictionary View - это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View,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View при активации будет генерироваться select, который и будет выполняться при запросе.</w:t>
      </w:r>
    </w:p>
    <w:p w14:paraId="2738724E" w14:textId="3C2F5BE2"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Сам инструмент достаточно удобен, если речь идет именно о выборке данных, и позволят качественно отделить модель от бизнес-логики при разработке приложения. При этом многие новые технологии SAP построены </w:t>
      </w:r>
      <w:r w:rsidRPr="00584688">
        <w:rPr>
          <w:rFonts w:ascii="Times New Roman" w:hAnsi="Times New Roman" w:cs="Times New Roman"/>
          <w:sz w:val="28"/>
          <w:szCs w:val="28"/>
        </w:rPr>
        <w:lastRenderedPageBreak/>
        <w:t xml:space="preserve">именно на CDS View, </w:t>
      </w:r>
      <w:r w:rsidR="00C01EF4" w:rsidRPr="00584688">
        <w:rPr>
          <w:rFonts w:ascii="Times New Roman" w:hAnsi="Times New Roman" w:cs="Times New Roman"/>
          <w:sz w:val="28"/>
          <w:szCs w:val="28"/>
        </w:rPr>
        <w:t>например</w:t>
      </w:r>
      <w:ins w:id="165" w:author="Егор Красовский">
        <w:r w:rsidR="00C01EF4" w:rsidRPr="00584688">
          <w:rPr>
            <w:rFonts w:ascii="Times New Roman" w:hAnsi="Times New Roman" w:cs="Times New Roman"/>
            <w:sz w:val="28"/>
            <w:szCs w:val="28"/>
          </w:rPr>
          <w:t>,</w:t>
        </w:r>
      </w:ins>
      <w:r w:rsidRPr="00584688">
        <w:rPr>
          <w:rFonts w:ascii="Times New Roman" w:hAnsi="Times New Roman" w:cs="Times New Roman"/>
          <w:sz w:val="28"/>
          <w:szCs w:val="28"/>
        </w:rPr>
        <w:t> </w:t>
      </w:r>
      <w:hyperlink r:id="rId31" w:history="1">
        <w:r w:rsidRPr="00584688">
          <w:rPr>
            <w:rFonts w:ascii="Times New Roman" w:hAnsi="Times New Roman" w:cs="Times New Roman"/>
            <w:sz w:val="28"/>
            <w:szCs w:val="28"/>
          </w:rPr>
          <w:t>новый подход к моделированию приложений для Fiori</w:t>
        </w:r>
      </w:hyperlink>
      <w:r w:rsidRPr="00584688">
        <w:rPr>
          <w:rFonts w:ascii="Times New Roman" w:hAnsi="Times New Roman" w:cs="Times New Roman"/>
          <w:sz w:val="28"/>
          <w:szCs w:val="28"/>
        </w:rPr>
        <w:t>, полностью основанной на BOPF и CDS, которая уже применяется в новых модулях для S/4, например в EHS.</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View,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CDS View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in-memory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OpenSQL, применяющимся в ABAP. А семантика аннотаций позволяет генерировать на основе CDS View множество сущностей SAP практически на лету - OData сервисы, бизнес-объекты, страницы приложений Fiori, инфокубы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66" w:name="_Toc70286245"/>
      <w:r w:rsidRPr="00584688">
        <w:rPr>
          <w:rFonts w:ascii="Times New Roman" w:hAnsi="Times New Roman" w:cs="Times New Roman"/>
          <w:b/>
          <w:color w:val="000000" w:themeColor="text1"/>
          <w:sz w:val="28"/>
          <w:szCs w:val="28"/>
        </w:rPr>
        <w:t>OData</w:t>
      </w:r>
      <w:bookmarkEnd w:id="166"/>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lastRenderedPageBreak/>
        <w:t>Протокол OData позволяет обращаться к ресурсам, используя в качестве запросов HTTP-команды. Обмен данными происходит в форматах JSON или XML. Однако широкое распространение JavaScript,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OData. Посредством OData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документоориентированными, объектными и графовыми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оперирует коллекциями объектов (Collection of Entities), которые можно рассматривать как некоторый аналог таблицы (если OData работает с реляционными данными, то это и есть таблица). OData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62B01C1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помощи веб-запросов, составленных на языке OData, можно добавлять отдельные объекты или целые коллекции, создавать составные объекты (вместе с вложенными структурами). Столь же просто происходит модификация данных, включая изменение отдельных свойств или полей, а также замена объектов целиком на новые. Можно удалить отдельный объект, коллекцию или отдельное свойство одного объекта.</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OData.</w:t>
      </w:r>
    </w:p>
    <w:p w14:paraId="18E48CDE"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С точки зрения OData любой интернет-ресурс — это база данных, доступная через REST API. OData предполагает, что любые данные имеют URL: коллекции, объекта, связи, отдельного свойства и т. д. Например, если набрать в браузере URL</w:t>
      </w:r>
    </w:p>
    <w:p w14:paraId="12FCDF24"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https://samples.databoom.space/api1/sampledb/collections/persons</w:t>
      </w:r>
    </w:p>
    <w:p w14:paraId="0A092E4A"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то мы получим коллекцию всех людей. Есть много примеров других сайтов, содержащих специально организованные структуры для работы с OData: Microsoft, OData, Kendo UI и т. п. Отдельный человек, идентифицированный ключом «person169», может быть получен по URL</w:t>
      </w:r>
    </w:p>
    <w:p w14:paraId="1D4187EE"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lastRenderedPageBreak/>
        <w:t>https://samples.databoom.space/api1/sampledb/collections/persons(«person169»)</w:t>
      </w:r>
    </w:p>
    <w:p w14:paraId="76086E07"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позволяет выполнять и более сложные запросы, для этого в языке имеются логические операторы, операторы сравнения, параметры фильтрации ($filter), сортировки ($orderby), выдачи дочерних объектов ($expand), ограничения на количество результатов ($top) и другие, являющиеся частью HTTP-запроса.</w:t>
      </w:r>
    </w:p>
    <w:p w14:paraId="3C72081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Рассмотрим в качестве примера небольшую коллекцию, содержащую информацию о книгах, их авторах и читателях, издательствах и тиражах. Итак, если требуется найти всех людей по имени Vanda на ресурсе, понимающем OData, то нужно сделать следующий запрос:</w:t>
      </w:r>
    </w:p>
    <w:p w14:paraId="7DAC4206" w14:textId="77777777" w:rsidR="00584688" w:rsidRPr="00090B1D" w:rsidRDefault="00584688" w:rsidP="00584688">
      <w:pPr>
        <w:pStyle w:val="aa"/>
        <w:spacing w:after="0"/>
        <w:ind w:left="0" w:firstLine="709"/>
        <w:jc w:val="both"/>
        <w:rPr>
          <w:rFonts w:ascii="Times New Roman" w:hAnsi="Times New Roman" w:cs="Times New Roman"/>
          <w:sz w:val="28"/>
          <w:szCs w:val="28"/>
          <w:lang w:val="en-US"/>
        </w:rPr>
      </w:pPr>
      <w:r w:rsidRPr="00090B1D">
        <w:rPr>
          <w:rFonts w:ascii="Times New Roman" w:hAnsi="Times New Roman" w:cs="Times New Roman"/>
          <w:sz w:val="28"/>
          <w:szCs w:val="28"/>
          <w:lang w:val="en-US"/>
        </w:rPr>
        <w:t>https://samples.databoom.space/api1/sampledb/collections/persons?$filter=firstname eq «Vanda»</w:t>
      </w:r>
    </w:p>
    <w:p w14:paraId="546DD5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Сложные запросы OData могут содержать большое количество параметров, разделенных знаком «&amp;». Например, на запрос</w:t>
      </w:r>
    </w:p>
    <w:p w14:paraId="14B093A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https://samples.databoom.space/api1/testdb/book?$filter=publisher/president/likes/author/familyname eq 'Акунин'&amp;$top=10&amp;$orderby=title</w:t>
      </w:r>
    </w:p>
    <w:p w14:paraId="551D80FA"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будут выведены первые 10 книг Акунина, которые любит президент издательства, отсортированные по названию.</w:t>
      </w:r>
    </w:p>
    <w:p w14:paraId="67E9D4B4"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Интересной особенностью OData является возможность работы со связями: сегодня спецификация поддерживает поиск среди «друзей друзей», что актуально для приложений социальных сетей. Например, чтобы обратиться к SQL-базе, надо знать ее IP, имя пользователя, пароль и структуру данных, а для работы с OData тоже нужны эти параметры, только вместо IP надо указать URL.</w:t>
      </w:r>
    </w:p>
    <w:p w14:paraId="6714C1A5"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Сегодня все больший интерес к OData проявляет сообщество разработчиков, этот стандарт пользуется поддержкой со стороны OASIS, в своей работе его учитывают Microsoft, SAP, «1C», IBM, DevExpess, Webix, Databoom, Syncfusion, ComponentOne и др. На сегодняшний день представлено множество API, совместимых с OData, их перечень можно найти на сайте OData.org. Однако с момента передачи протокола под управление OASIS прошло всего три года, и проблемы у OData имеются. Например, не стоит ждать полной совместимости всех API, включающих не только базовые функции, поддерживаемые OASIS, но и различные расширения, необходимые для того или иного проекта.</w:t>
      </w:r>
    </w:p>
    <w:p w14:paraId="2255B428"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Для обмена данными в OData активно используются JSON и XML, имеющие ярко выраженную иерархическую структуру, и представление внешних связей, например графовых данных, требует расширения этих форматов. С помощью OData можно работать не только с иерархическими </w:t>
      </w:r>
      <w:r w:rsidRPr="00584688">
        <w:rPr>
          <w:rFonts w:ascii="Times New Roman" w:hAnsi="Times New Roman" w:cs="Times New Roman"/>
          <w:sz w:val="28"/>
          <w:szCs w:val="28"/>
        </w:rPr>
        <w:lastRenderedPageBreak/>
        <w:t>данными, но также с циклическими связями и графовыми структурами. Сама по себе архитектура не регламентирует характер, форму и количество связей между объектами, а значит, разработчики будут иметь свободу развития в данном направлении.</w:t>
      </w:r>
    </w:p>
    <w:p w14:paraId="4CED1482"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Semantic Web, включающая в себя адаптацию данных из Сети для машинной обработки, подразумевает развитие стандартов хранения и предоставления связанных данных, поэтому разработчики создают расширения JSON для поддержки различных типов связей между объектами. Например, идут разработки по представлению графовых данных в JSON, а также описанию видов и дифференциации связей. Однако пока такие разработки несовместимы друг с другом, поэтому в сообществе OData активно обсуждаются следующие версии протокола, стандартизирующие, в частности, представление графовых данных.</w:t>
      </w:r>
    </w:p>
    <w:p w14:paraId="49677CA9" w14:textId="520BFC0D" w:rsidR="00584688" w:rsidRPr="00261D84" w:rsidRDefault="00584688" w:rsidP="00261D84">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Благодаря тому, что OData облегчает процесс разработки, количество веб-приложений на его основе продолжает расти — стандарт позволяет различным компаниям независимо разрабатывать и объединять компоненты. Например, для «1С:Предприятия» имеется REST API, созданный в соответствии со стандартом OData. Пользователь системы делает свой грид в соответствии со стандартом OData, а разработчик расширения к «1С» делает интерфейс, который использует «1С» и грид стороннего производителя. Пользователь не должен обсуждать REST API с компанией «1С» — они совместимы, поскольку оба удовлетворяют стандарту OData, который в этом смысле аналогичен SQL. При этом не нужно договариваться по каждой мелочи — например, как организовать постраничный вывод, фильтровать и сортировать данные, обрабатывать ошибки. Все становится просто и удобно, как было в свое время с SQL</w:t>
      </w:r>
      <w:r w:rsidR="00261D84">
        <w:rPr>
          <w:rFonts w:ascii="Times New Roman" w:hAnsi="Times New Roman" w:cs="Times New Roman"/>
          <w:sz w:val="28"/>
          <w:szCs w:val="28"/>
        </w:rPr>
        <w:t xml:space="preserve"> в мире реляционных баз данных.</w:t>
      </w:r>
    </w:p>
    <w:p w14:paraId="1FA55AF1" w14:textId="1B88F183" w:rsidR="00261D84" w:rsidRPr="00261D84" w:rsidRDefault="00584688" w:rsidP="00261D84">
      <w:pPr>
        <w:pStyle w:val="4"/>
        <w:shd w:val="clear" w:color="auto" w:fill="FFFFFF"/>
        <w:spacing w:before="0" w:line="420" w:lineRule="atLeast"/>
        <w:rPr>
          <w:rFonts w:ascii="Times New Roman" w:eastAsiaTheme="minorHAnsi" w:hAnsi="Times New Roman" w:cs="Times New Roman"/>
          <w:i w:val="0"/>
          <w:iCs w:val="0"/>
          <w:color w:val="auto"/>
          <w:sz w:val="28"/>
          <w:szCs w:val="28"/>
          <w:lang w:val="en-US"/>
        </w:rPr>
      </w:pPr>
      <w:r w:rsidRPr="00261D84">
        <w:rPr>
          <w:rFonts w:ascii="Times New Roman" w:eastAsiaTheme="minorHAnsi" w:hAnsi="Times New Roman" w:cs="Times New Roman"/>
          <w:i w:val="0"/>
          <w:iCs w:val="0"/>
          <w:color w:val="auto"/>
          <w:sz w:val="28"/>
          <w:szCs w:val="28"/>
        </w:rPr>
        <w:t xml:space="preserve"> </w:t>
      </w:r>
      <w:r w:rsidR="00261D84">
        <w:rPr>
          <w:rFonts w:ascii="Times New Roman" w:eastAsiaTheme="minorHAnsi" w:hAnsi="Times New Roman" w:cs="Times New Roman"/>
          <w:i w:val="0"/>
          <w:iCs w:val="0"/>
          <w:color w:val="auto"/>
          <w:sz w:val="28"/>
          <w:szCs w:val="28"/>
        </w:rPr>
        <w:tab/>
      </w:r>
      <w:r w:rsidRPr="00261D84">
        <w:rPr>
          <w:rFonts w:ascii="Times New Roman" w:eastAsiaTheme="minorHAnsi" w:hAnsi="Times New Roman" w:cs="Times New Roman"/>
          <w:i w:val="0"/>
          <w:iCs w:val="0"/>
          <w:color w:val="auto"/>
          <w:sz w:val="28"/>
          <w:szCs w:val="28"/>
        </w:rPr>
        <w:t>Базовые возможности OData</w:t>
      </w:r>
      <w:r w:rsidR="00261D84">
        <w:rPr>
          <w:rFonts w:ascii="Times New Roman" w:eastAsiaTheme="minorHAnsi" w:hAnsi="Times New Roman" w:cs="Times New Roman"/>
          <w:i w:val="0"/>
          <w:iCs w:val="0"/>
          <w:color w:val="auto"/>
          <w:sz w:val="28"/>
          <w:szCs w:val="28"/>
          <w:lang w:val="en-US"/>
        </w:rPr>
        <w:t>:</w:t>
      </w:r>
    </w:p>
    <w:p w14:paraId="12B3A188"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Простое чтение данных (запросы без параметров)</w:t>
      </w:r>
    </w:p>
    <w:p w14:paraId="10489D59"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коллекции объектов</w:t>
      </w:r>
    </w:p>
    <w:p w14:paraId="4CC928F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объекта</w:t>
      </w:r>
    </w:p>
    <w:p w14:paraId="5C363A97"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свойства</w:t>
      </w:r>
    </w:p>
    <w:p w14:paraId="71A60DA9" w14:textId="39FB57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объектов по связям. Например, получение списка друзей друзей.</w:t>
      </w:r>
    </w:p>
    <w:p w14:paraId="0A66F7EC"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Параметризованные запросы (поиск, сортировка, и т.д.)</w:t>
      </w:r>
    </w:p>
    <w:p w14:paraId="2B41BF0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критериям (“меньше”, ”больше” и т.п.), возможность построения сложных условий, используя логические выражения.</w:t>
      </w:r>
    </w:p>
    <w:p w14:paraId="144A1C0E"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связям (по связанным объектам)</w:t>
      </w:r>
    </w:p>
    <w:p w14:paraId="7A22F483"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Сортировка по любому набору полей</w:t>
      </w:r>
    </w:p>
    <w:p w14:paraId="2A0B44F8"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lastRenderedPageBreak/>
        <w:t>Получение составных сложных объектов, например, получить данные о человеке вместе с его телефонами и списком друзей</w:t>
      </w:r>
    </w:p>
    <w:p w14:paraId="77A3AB76" w14:textId="7BB126BA"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Пэйджинг</w:t>
      </w:r>
    </w:p>
    <w:p w14:paraId="5CF5BE5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данных</w:t>
      </w:r>
    </w:p>
    <w:p w14:paraId="5A93B571"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простых объектов</w:t>
      </w:r>
    </w:p>
    <w:p w14:paraId="6FA4A5D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коллекций объектов</w:t>
      </w:r>
    </w:p>
    <w:p w14:paraId="79866E2E" w14:textId="4503AE18"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составных объектов (вместе с вложенными объектами)</w:t>
      </w:r>
    </w:p>
    <w:p w14:paraId="353DC88F"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Модификация данных</w:t>
      </w:r>
    </w:p>
    <w:p w14:paraId="1E43D484"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Модификация отдельных свойств (полей)</w:t>
      </w:r>
    </w:p>
    <w:p w14:paraId="2B3C9922"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Замена объекта целиком на новый</w:t>
      </w:r>
    </w:p>
    <w:p w14:paraId="4ECB6446" w14:textId="77777777" w:rsidR="00584688" w:rsidRPr="00261D84" w:rsidRDefault="00584688" w:rsidP="00261D84">
      <w:pPr>
        <w:pStyle w:val="aa"/>
        <w:spacing w:after="0"/>
        <w:ind w:left="2148"/>
        <w:jc w:val="both"/>
        <w:rPr>
          <w:rStyle w:val="keyword"/>
          <w:rFonts w:ascii="Times New Roman" w:hAnsi="Times New Roman" w:cs="Times New Roman"/>
          <w:iCs/>
          <w:sz w:val="28"/>
          <w:szCs w:val="28"/>
        </w:rPr>
      </w:pPr>
    </w:p>
    <w:p w14:paraId="6BD2B0B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данных</w:t>
      </w:r>
    </w:p>
    <w:p w14:paraId="0CD31E4D"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объектов</w:t>
      </w:r>
    </w:p>
    <w:p w14:paraId="1A3E292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коллекций</w:t>
      </w:r>
    </w:p>
    <w:p w14:paraId="3F7EB8DC" w14:textId="4EA4B4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отдельных свойств (полей)</w:t>
      </w:r>
    </w:p>
    <w:p w14:paraId="7B869441" w14:textId="13DA3AB6" w:rsidR="00584688"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модификация и удаление связей между объектами</w:t>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67" w:name="_Toc70286246"/>
      <w:r w:rsidRPr="00C606B6">
        <w:rPr>
          <w:rFonts w:ascii="Times New Roman" w:hAnsi="Times New Roman" w:cs="Times New Roman"/>
          <w:b/>
          <w:color w:val="000000" w:themeColor="text1"/>
          <w:sz w:val="28"/>
          <w:szCs w:val="28"/>
        </w:rPr>
        <w:t>Спецификация вариантов использования системы</w:t>
      </w:r>
      <w:bookmarkEnd w:id="167"/>
    </w:p>
    <w:p w14:paraId="0D669D70" w14:textId="77777777" w:rsidR="00B87A86" w:rsidRPr="00B87A86" w:rsidRDefault="00B87A86" w:rsidP="00B87A86"/>
    <w:p w14:paraId="238F5929" w14:textId="1E75D025" w:rsidR="00F836D5" w:rsidRDefault="00F836D5" w:rsidP="00F836D5">
      <w:pPr>
        <w:spacing w:after="0"/>
        <w:ind w:firstLine="709"/>
        <w:jc w:val="both"/>
        <w:rPr>
          <w:rFonts w:ascii="Times New Roman" w:hAnsi="Times New Roman" w:cs="Times New Roman"/>
          <w:sz w:val="28"/>
        </w:rPr>
      </w:pPr>
      <w:bookmarkStart w:id="168" w:name="_Toc451079229"/>
      <w:bookmarkStart w:id="169"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68"/>
      <w:bookmarkEnd w:id="169"/>
      <w:r>
        <w:rPr>
          <w:rFonts w:ascii="Times New Roman" w:hAnsi="Times New Roman" w:cs="Times New Roman"/>
          <w:sz w:val="28"/>
        </w:rPr>
        <w:t xml:space="preserve"> Рисунок </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79CDF537"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60095BE3" w14:textId="77777777" w:rsidR="00F836D5" w:rsidRPr="00832921" w:rsidRDefault="00F836D5" w:rsidP="00F836D5">
      <w:pPr>
        <w:spacing w:after="0"/>
        <w:ind w:firstLine="709"/>
        <w:jc w:val="both"/>
        <w:rPr>
          <w:rFonts w:ascii="Times New Roman" w:hAnsi="Times New Roman" w:cs="Times New Roman"/>
          <w:sz w:val="28"/>
        </w:rPr>
      </w:pPr>
    </w:p>
    <w:p w14:paraId="640254B2" w14:textId="77777777" w:rsidR="00F836D5" w:rsidRPr="003E523C" w:rsidRDefault="00F836D5" w:rsidP="00F836D5">
      <w:pPr>
        <w:jc w:val="both"/>
      </w:pPr>
    </w:p>
    <w:p w14:paraId="089ECF81" w14:textId="77777777" w:rsidR="00090B1D" w:rsidRDefault="00090B1D" w:rsidP="00090B1D"/>
    <w:p w14:paraId="4F8B320D" w14:textId="62CD9886"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076065"/>
                    </a:xfrm>
                    <a:prstGeom prst="rect">
                      <a:avLst/>
                    </a:prstGeom>
                  </pic:spPr>
                </pic:pic>
              </a:graphicData>
            </a:graphic>
          </wp:inline>
        </w:drawing>
      </w:r>
    </w:p>
    <w:p w14:paraId="28BEEF23" w14:textId="2F85EF9D" w:rsidR="00F836D5" w:rsidRPr="00F836D5" w:rsidRDefault="00F836D5" w:rsidP="00F836D5">
      <w:pPr>
        <w:jc w:val="center"/>
      </w:pPr>
      <w:r w:rsidRPr="00F836D5">
        <w:rPr>
          <w:rFonts w:ascii="Times New Roman" w:eastAsia="Calibri" w:hAnsi="Times New Roman" w:cs="Times New Roman"/>
          <w:sz w:val="28"/>
          <w:szCs w:val="28"/>
        </w:rPr>
        <w:t>Рисунок</w:t>
      </w:r>
      <w:r>
        <w:t xml:space="preserve"> </w:t>
      </w:r>
      <w:r>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0" w:name="_Toc70286247"/>
      <w:r w:rsidRPr="00374F68">
        <w:rPr>
          <w:rFonts w:ascii="Times New Roman" w:hAnsi="Times New Roman" w:cs="Times New Roman"/>
          <w:b/>
          <w:color w:val="000000" w:themeColor="text1"/>
          <w:sz w:val="28"/>
          <w:szCs w:val="28"/>
        </w:rPr>
        <w:t>Информационная модель системы</w:t>
      </w:r>
      <w:bookmarkEnd w:id="170"/>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r w:rsidRPr="005A24F0">
        <w:rPr>
          <w:rFonts w:ascii="Times New Roman" w:hAnsi="Times New Roman" w:cs="Times New Roman"/>
          <w:sz w:val="28"/>
          <w:lang w:val="en-US"/>
        </w:rPr>
        <w:t>ERWin</w:t>
      </w:r>
      <w:r w:rsidRPr="005A24F0">
        <w:rPr>
          <w:rFonts w:ascii="Times New Roman" w:hAnsi="Times New Roman" w:cs="Times New Roman"/>
          <w:sz w:val="28"/>
        </w:rPr>
        <w:t xml:space="preserve"> </w:t>
      </w:r>
      <w:r>
        <w:rPr>
          <w:rFonts w:ascii="Times New Roman" w:hAnsi="Times New Roman" w:cs="Times New Roman"/>
          <w:sz w:val="28"/>
          <w:lang w:val="en-US"/>
        </w:rPr>
        <w:t>DataModel</w:t>
      </w:r>
      <w:r w:rsidRPr="005A24F0">
        <w:rPr>
          <w:rFonts w:ascii="Times New Roman" w:hAnsi="Times New Roman" w:cs="Times New Roman"/>
          <w:sz w:val="28"/>
          <w:lang w:val="en-US"/>
        </w:rPr>
        <w:t>er</w:t>
      </w:r>
      <w:r>
        <w:rPr>
          <w:rFonts w:ascii="Times New Roman" w:eastAsia="Times New Roman" w:hAnsi="Times New Roman" w:cs="Times New Roman"/>
          <w:sz w:val="28"/>
          <w:szCs w:val="28"/>
        </w:rPr>
        <w:t>.</w:t>
      </w:r>
    </w:p>
    <w:p w14:paraId="06C23080"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ERwin  –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w:t>
      </w:r>
      <w:r w:rsidRPr="002F3394">
        <w:rPr>
          <w:rFonts w:ascii="Times New Roman" w:eastAsia="Times New Roman" w:hAnsi="Times New Roman" w:cs="Times New Roman"/>
          <w:sz w:val="28"/>
          <w:szCs w:val="28"/>
        </w:rPr>
        <w:lastRenderedPageBreak/>
        <w:t>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42E3891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В ERwin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[1</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732E8FDD"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15103A">
      <w:pPr>
        <w:spacing w:after="0"/>
        <w:ind w:firstLine="709"/>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5F665097">
            <wp:extent cx="5940425" cy="50933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09333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77777777"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Физическая же модель данных зависит от конкретной СУБД. Значит, одной и той же логической модели могут соответствовать несколько </w:t>
      </w:r>
      <w:r w:rsidRPr="002F3394">
        <w:rPr>
          <w:rFonts w:ascii="Times New Roman" w:eastAsia="Times New Roman" w:hAnsi="Times New Roman" w:cs="Times New Roman"/>
          <w:sz w:val="28"/>
          <w:szCs w:val="28"/>
        </w:rPr>
        <w:lastRenderedPageBreak/>
        <w:t>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227A30">
      <w:pPr>
        <w:spacing w:after="0"/>
        <w:ind w:firstLine="709"/>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2592F1D7"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36E08DE9" w14:textId="77777777" w:rsidR="0015103A" w:rsidRPr="0015103A" w:rsidRDefault="0015103A" w:rsidP="0015103A">
      <w:pPr>
        <w:spacing w:after="0"/>
        <w:ind w:firstLine="709"/>
        <w:jc w:val="both"/>
        <w:rPr>
          <w:rFonts w:ascii="Times New Roman" w:eastAsia="Times New Roman" w:hAnsi="Times New Roman" w:cs="Times New Roman"/>
          <w:sz w:val="28"/>
          <w:szCs w:val="28"/>
        </w:rPr>
      </w:pPr>
    </w:p>
    <w:p w14:paraId="2B256C9E" w14:textId="77777777" w:rsidR="0015103A" w:rsidRPr="002F3394" w:rsidRDefault="0015103A" w:rsidP="0015103A">
      <w:pPr>
        <w:spacing w:after="0"/>
        <w:ind w:firstLine="709"/>
        <w:jc w:val="center"/>
        <w:rPr>
          <w:rFonts w:ascii="Times New Roman" w:eastAsia="Times New Roman" w:hAnsi="Times New Roman" w:cs="Times New Roman"/>
          <w:sz w:val="28"/>
          <w:szCs w:val="28"/>
        </w:rPr>
      </w:pP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1" w:name="_Toc484033923"/>
      <w:bookmarkStart w:id="172" w:name="_Toc70286248"/>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71"/>
      <w:bookmarkEnd w:id="172"/>
    </w:p>
    <w:p w14:paraId="2E0F0AD4" w14:textId="77777777" w:rsidR="0015103A" w:rsidRPr="0015103A" w:rsidRDefault="0015103A" w:rsidP="0015103A"/>
    <w:p w14:paraId="25370A4F"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3" w:name="_Toc69648226"/>
      <w:bookmarkStart w:id="174" w:name="_Toc69651952"/>
      <w:bookmarkStart w:id="175" w:name="_Toc69667245"/>
      <w:bookmarkStart w:id="176" w:name="_Toc69672697"/>
      <w:bookmarkStart w:id="177" w:name="_Toc69672747"/>
      <w:bookmarkStart w:id="178" w:name="_Toc69675506"/>
      <w:bookmarkStart w:id="179" w:name="_Toc70062843"/>
      <w:bookmarkStart w:id="180" w:name="_Toc70062887"/>
      <w:bookmarkStart w:id="181" w:name="_Toc70264538"/>
      <w:bookmarkStart w:id="182" w:name="_Toc70266977"/>
      <w:bookmarkStart w:id="183" w:name="_Toc70274433"/>
      <w:bookmarkStart w:id="184" w:name="_Toc70277068"/>
      <w:bookmarkStart w:id="185" w:name="_Toc70278316"/>
      <w:bookmarkStart w:id="186" w:name="_Toc70286141"/>
      <w:bookmarkStart w:id="187" w:name="_Toc70286249"/>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9CA583B"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88" w:name="_Toc69648227"/>
      <w:bookmarkStart w:id="189" w:name="_Toc69651953"/>
      <w:bookmarkStart w:id="190" w:name="_Toc69667246"/>
      <w:bookmarkStart w:id="191" w:name="_Toc69672698"/>
      <w:bookmarkStart w:id="192" w:name="_Toc69672748"/>
      <w:bookmarkStart w:id="193" w:name="_Toc69675507"/>
      <w:bookmarkStart w:id="194" w:name="_Toc70062844"/>
      <w:bookmarkStart w:id="195" w:name="_Toc70062888"/>
      <w:bookmarkStart w:id="196" w:name="_Toc70264539"/>
      <w:bookmarkStart w:id="197" w:name="_Toc70266978"/>
      <w:bookmarkStart w:id="198" w:name="_Toc70274434"/>
      <w:bookmarkStart w:id="199" w:name="_Toc70277069"/>
      <w:bookmarkStart w:id="200" w:name="_Toc70278317"/>
      <w:bookmarkStart w:id="201" w:name="_Toc70286142"/>
      <w:bookmarkStart w:id="202" w:name="_Toc70286250"/>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48432F81"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03" w:name="_Toc69648228"/>
      <w:bookmarkStart w:id="204" w:name="_Toc69651954"/>
      <w:bookmarkStart w:id="205" w:name="_Toc69667247"/>
      <w:bookmarkStart w:id="206" w:name="_Toc69672699"/>
      <w:bookmarkStart w:id="207" w:name="_Toc69672749"/>
      <w:bookmarkStart w:id="208" w:name="_Toc69675508"/>
      <w:bookmarkStart w:id="209" w:name="_Toc70062845"/>
      <w:bookmarkStart w:id="210" w:name="_Toc70062889"/>
      <w:bookmarkStart w:id="211" w:name="_Toc70264540"/>
      <w:bookmarkStart w:id="212" w:name="_Toc70266979"/>
      <w:bookmarkStart w:id="213" w:name="_Toc70274435"/>
      <w:bookmarkStart w:id="214" w:name="_Toc70277070"/>
      <w:bookmarkStart w:id="215" w:name="_Toc70278318"/>
      <w:bookmarkStart w:id="216" w:name="_Toc70286143"/>
      <w:bookmarkStart w:id="217" w:name="_Toc70286251"/>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21C0E35A"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18" w:name="_Toc69648229"/>
      <w:bookmarkStart w:id="219" w:name="_Toc69651955"/>
      <w:bookmarkStart w:id="220" w:name="_Toc69667248"/>
      <w:bookmarkStart w:id="221" w:name="_Toc69672700"/>
      <w:bookmarkStart w:id="222" w:name="_Toc69672750"/>
      <w:bookmarkStart w:id="223" w:name="_Toc69675509"/>
      <w:bookmarkStart w:id="224" w:name="_Toc70062846"/>
      <w:bookmarkStart w:id="225" w:name="_Toc70062890"/>
      <w:bookmarkStart w:id="226" w:name="_Toc70264541"/>
      <w:bookmarkStart w:id="227" w:name="_Toc70266980"/>
      <w:bookmarkStart w:id="228" w:name="_Toc70274436"/>
      <w:bookmarkStart w:id="229" w:name="_Toc70277071"/>
      <w:bookmarkStart w:id="230" w:name="_Toc70278319"/>
      <w:bookmarkStart w:id="231" w:name="_Toc70286144"/>
      <w:bookmarkStart w:id="232" w:name="_Toc70286252"/>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1F830956"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33" w:name="_Toc69648230"/>
      <w:bookmarkStart w:id="234" w:name="_Toc69651956"/>
      <w:bookmarkStart w:id="235" w:name="_Toc69667249"/>
      <w:bookmarkStart w:id="236" w:name="_Toc69672701"/>
      <w:bookmarkStart w:id="237" w:name="_Toc69672751"/>
      <w:bookmarkStart w:id="238" w:name="_Toc69675510"/>
      <w:bookmarkStart w:id="239" w:name="_Toc70062847"/>
      <w:bookmarkStart w:id="240" w:name="_Toc70062891"/>
      <w:bookmarkStart w:id="241" w:name="_Toc70264542"/>
      <w:bookmarkStart w:id="242" w:name="_Toc70266981"/>
      <w:bookmarkStart w:id="243" w:name="_Toc70274437"/>
      <w:bookmarkStart w:id="244" w:name="_Toc70277072"/>
      <w:bookmarkStart w:id="245" w:name="_Toc70278320"/>
      <w:bookmarkStart w:id="246" w:name="_Toc70286145"/>
      <w:bookmarkStart w:id="247" w:name="_Toc70286253"/>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209D91F1" w14:textId="4702D99B" w:rsidR="00264F85" w:rsidRDefault="00264F85" w:rsidP="00264F85">
      <w:pPr>
        <w:pStyle w:val="2"/>
        <w:numPr>
          <w:ilvl w:val="2"/>
          <w:numId w:val="30"/>
        </w:numPr>
        <w:rPr>
          <w:rFonts w:ascii="Times New Roman" w:hAnsi="Times New Roman" w:cs="Times New Roman"/>
          <w:b/>
          <w:color w:val="000000" w:themeColor="text1"/>
          <w:sz w:val="28"/>
          <w:szCs w:val="28"/>
        </w:rPr>
      </w:pPr>
      <w:bookmarkStart w:id="248" w:name="_Toc70286254"/>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248"/>
    </w:p>
    <w:p w14:paraId="0CB11C4E" w14:textId="77777777" w:rsidR="007B530E" w:rsidRPr="007B530E" w:rsidRDefault="007B530E" w:rsidP="007B530E"/>
    <w:p w14:paraId="58D413D6" w14:textId="23921687"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lastRenderedPageBreak/>
        <w:t xml:space="preserve">На рисунке представлена блок-схема фильтрации обучающих материалов в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69D1EAA6" w:rsidR="00264F85" w:rsidRDefault="004E5030" w:rsidP="00264F85">
      <w:pPr>
        <w:spacing w:after="0"/>
        <w:jc w:val="center"/>
        <w:rPr>
          <w:rFonts w:ascii="Times New Roman" w:hAnsi="Times New Roman" w:cs="Times New Roman"/>
          <w:sz w:val="28"/>
          <w:lang w:val="en-US"/>
        </w:rPr>
      </w:pPr>
      <w:r>
        <w:rPr>
          <w:noProof/>
        </w:rPr>
        <w:drawing>
          <wp:inline distT="0" distB="0" distL="0" distR="0" wp14:anchorId="3523E3C8" wp14:editId="24B0D61B">
            <wp:extent cx="5940425" cy="48774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877435"/>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6A506910" w14:textId="44FDE5F8" w:rsidR="00264F85" w:rsidRPr="00043C86" w:rsidRDefault="00264F85" w:rsidP="00264F85">
      <w:pPr>
        <w:spacing w:after="0"/>
        <w:jc w:val="center"/>
        <w:rPr>
          <w:rFonts w:ascii="Times New Roman" w:hAnsi="Times New Roman" w:cs="Times New Roman"/>
          <w:sz w:val="28"/>
        </w:rPr>
      </w:pPr>
      <w:r>
        <w:rPr>
          <w:rFonts w:ascii="Times New Roman" w:hAnsi="Times New Roman" w:cs="Times New Roman"/>
          <w:sz w:val="28"/>
        </w:rPr>
        <w:t xml:space="preserve">Рисунок  – Схема алгоритма </w:t>
      </w:r>
      <w:r w:rsidR="004E5030">
        <w:rPr>
          <w:rFonts w:ascii="Times New Roman" w:hAnsi="Times New Roman" w:cs="Times New Roman"/>
          <w:sz w:val="28"/>
        </w:rPr>
        <w:t xml:space="preserve">подбора </w:t>
      </w:r>
      <w:r w:rsidRPr="00264F85">
        <w:rPr>
          <w:rFonts w:ascii="Times New Roman" w:hAnsi="Times New Roman" w:cs="Times New Roman"/>
          <w:sz w:val="28"/>
        </w:rPr>
        <w:t>обучающих материалов в приложении</w:t>
      </w:r>
    </w:p>
    <w:p w14:paraId="5B09E191" w14:textId="77777777" w:rsidR="00264F85" w:rsidRPr="00264F85" w:rsidRDefault="00264F85" w:rsidP="00264F85"/>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249" w:name="_Toc69562693"/>
      <w:bookmarkStart w:id="250" w:name="_Toc69562737"/>
      <w:bookmarkStart w:id="251" w:name="_Toc70286255"/>
      <w:bookmarkEnd w:id="249"/>
      <w:bookmarkEnd w:id="250"/>
      <w:r w:rsidRPr="00C24E99">
        <w:rPr>
          <w:rFonts w:ascii="Times New Roman" w:hAnsi="Times New Roman" w:cs="Times New Roman"/>
          <w:b/>
          <w:color w:val="000000" w:themeColor="text1"/>
          <w:sz w:val="28"/>
          <w:szCs w:val="28"/>
        </w:rPr>
        <w:t>Описание моделей представления системы</w:t>
      </w:r>
      <w:bookmarkEnd w:id="251"/>
    </w:p>
    <w:p w14:paraId="569C451A" w14:textId="77777777" w:rsidR="001462A0" w:rsidRDefault="001462A0" w:rsidP="001462A0"/>
    <w:p w14:paraId="47C2AB56" w14:textId="77777777" w:rsidR="001462A0" w:rsidRDefault="001462A0" w:rsidP="001462A0">
      <w:pPr>
        <w:spacing w:after="0"/>
        <w:ind w:firstLine="708"/>
        <w:jc w:val="both"/>
        <w:rPr>
          <w:rFonts w:ascii="Times New Roman" w:hAnsi="Times New Roman" w:cs="Times New Roman"/>
          <w:sz w:val="28"/>
        </w:rPr>
      </w:pPr>
      <w:r w:rsidRPr="00A15157">
        <w:rPr>
          <w:rFonts w:ascii="Times New Roman" w:hAnsi="Times New Roman" w:cs="Times New Roman"/>
          <w:sz w:val="28"/>
        </w:rPr>
        <w:t>UML</w:t>
      </w:r>
      <w:r>
        <w:rPr>
          <w:rFonts w:ascii="Times New Roman" w:hAnsi="Times New Roman" w:cs="Times New Roman"/>
          <w:sz w:val="28"/>
        </w:rPr>
        <w:t xml:space="preserve"> </w:t>
      </w:r>
      <w:r w:rsidRPr="00A15157">
        <w:rPr>
          <w:rFonts w:ascii="Times New Roman" w:hAnsi="Times New Roman" w:cs="Times New Roman"/>
          <w:sz w:val="28"/>
        </w:rPr>
        <w:t xml:space="preserve">– унифицированный язык моделирования (Unified Modeling Language) – это система обозначений, которую можно применять для объектно-ориентированного анализа и проектирования. Его можно </w:t>
      </w:r>
      <w:r w:rsidRPr="00A15157">
        <w:rPr>
          <w:rFonts w:ascii="Times New Roman" w:hAnsi="Times New Roman" w:cs="Times New Roman"/>
          <w:sz w:val="28"/>
        </w:rPr>
        <w:lastRenderedPageBreak/>
        <w:t>использовать для визуализации, спецификации, конструирования и документирования программных систем.</w:t>
      </w:r>
    </w:p>
    <w:p w14:paraId="1233E766" w14:textId="77777777" w:rsidR="001462A0" w:rsidRDefault="001462A0" w:rsidP="001462A0">
      <w:pPr>
        <w:spacing w:after="0"/>
        <w:ind w:firstLine="708"/>
        <w:jc w:val="both"/>
        <w:rPr>
          <w:rFonts w:ascii="Times New Roman" w:hAnsi="Times New Roman" w:cs="Times New Roman"/>
          <w:sz w:val="28"/>
        </w:rPr>
      </w:pPr>
      <w:r>
        <w:rPr>
          <w:rFonts w:ascii="Times New Roman" w:hAnsi="Times New Roman" w:cs="Times New Roman"/>
          <w:sz w:val="28"/>
          <w:lang w:val="en-US"/>
        </w:rPr>
        <w:t>UML</w:t>
      </w:r>
      <w:r w:rsidRPr="00E054E7">
        <w:rPr>
          <w:rFonts w:ascii="Times New Roman" w:hAnsi="Times New Roman" w:cs="Times New Roman"/>
          <w:sz w:val="28"/>
        </w:rPr>
        <w:t xml:space="preserve"> </w:t>
      </w:r>
      <w:r>
        <w:rPr>
          <w:rFonts w:ascii="Times New Roman" w:hAnsi="Times New Roman" w:cs="Times New Roman"/>
          <w:sz w:val="28"/>
        </w:rPr>
        <w:t>проектирование имеет не мало плюсов, вот одни из них:</w:t>
      </w:r>
    </w:p>
    <w:p w14:paraId="6C40EFC5"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возможность посмотреть на задачу с разных точек зрения;</w:t>
      </w:r>
    </w:p>
    <w:p w14:paraId="123B4FDB" w14:textId="77777777" w:rsidR="001462A0" w:rsidRPr="00E054E7" w:rsidRDefault="001462A0" w:rsidP="001462A0">
      <w:pPr>
        <w:numPr>
          <w:ilvl w:val="0"/>
          <w:numId w:val="34"/>
        </w:numPr>
        <w:shd w:val="clear" w:color="auto" w:fill="FFFFFF"/>
        <w:tabs>
          <w:tab w:val="clear" w:pos="720"/>
        </w:tabs>
        <w:spacing w:before="100" w:beforeAutospacing="1" w:after="100" w:afterAutospacing="1"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другим программистам легче понять суть задачи и способ ее реализации;</w:t>
      </w:r>
    </w:p>
    <w:p w14:paraId="08733EA2"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диаграммы сравнительно просты для чтения после достаточно быстрого ознакомления с их синтаксисом.</w:t>
      </w:r>
    </w:p>
    <w:p w14:paraId="71DEFC3F" w14:textId="77777777" w:rsidR="007B530E" w:rsidRPr="007B530E" w:rsidRDefault="007B530E" w:rsidP="007B530E"/>
    <w:p w14:paraId="38F463C1" w14:textId="5211D54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2" w:name="_Toc8609312"/>
      <w:bookmarkStart w:id="253" w:name="_Toc70286256"/>
      <w:r w:rsidRPr="00666483">
        <w:rPr>
          <w:rFonts w:ascii="Times New Roman" w:hAnsi="Times New Roman" w:cs="Times New Roman"/>
          <w:b/>
          <w:color w:val="000000" w:themeColor="text1"/>
          <w:sz w:val="28"/>
          <w:szCs w:val="28"/>
        </w:rPr>
        <w:t>Диаграмма развертывания (deployment diagram)</w:t>
      </w:r>
      <w:bookmarkEnd w:id="252"/>
      <w:bookmarkEnd w:id="253"/>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развёртывания (</w:t>
      </w:r>
      <w:hyperlink r:id="rId3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Deployment diagram</w:t>
      </w:r>
      <w:r>
        <w:rPr>
          <w:rFonts w:ascii="Times New Roman" w:hAnsi="Times New Roman" w:cs="Times New Roman"/>
          <w:sz w:val="28"/>
        </w:rPr>
        <w:t xml:space="preserve">) </w:t>
      </w:r>
      <w:r w:rsidRPr="00285421">
        <w:rPr>
          <w:rFonts w:ascii="Times New Roman" w:hAnsi="Times New Roman" w:cs="Times New Roman"/>
          <w:sz w:val="28"/>
        </w:rPr>
        <w:t>в </w:t>
      </w:r>
      <w:hyperlink r:id="rId37"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8"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9"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40"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41"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6DBAB3A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Узлы представляются как прямоугольные параллелепипеды с артефактами, расположенными в них, изображёнными в виде прямоугольников. Узлы могут иметь подузлы,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Pr="00285421">
        <w:rPr>
          <w:rFonts w:ascii="Times New Roman" w:hAnsi="Times New Roman" w:cs="Times New Roman"/>
          <w:sz w:val="28"/>
        </w:rPr>
        <w:t>.</w:t>
      </w:r>
    </w:p>
    <w:p w14:paraId="5F64F088" w14:textId="77777777" w:rsidR="002E526B" w:rsidRDefault="002E526B" w:rsidP="002E526B"/>
    <w:p w14:paraId="3E6C6BFF" w14:textId="6A74D63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623695"/>
                    </a:xfrm>
                    <a:prstGeom prst="rect">
                      <a:avLst/>
                    </a:prstGeom>
                  </pic:spPr>
                </pic:pic>
              </a:graphicData>
            </a:graphic>
          </wp:inline>
        </w:drawing>
      </w:r>
    </w:p>
    <w:p w14:paraId="24EA1A32" w14:textId="3676F343" w:rsidR="00285421" w:rsidRDefault="00285421" w:rsidP="004E5030">
      <w:pPr>
        <w:jc w:val="center"/>
      </w:pPr>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развертывания</w:t>
      </w:r>
    </w:p>
    <w:p w14:paraId="43FBAAC2" w14:textId="77777777" w:rsidR="00285421" w:rsidRPr="002E526B" w:rsidRDefault="00285421" w:rsidP="002E526B"/>
    <w:p w14:paraId="4ADA1C8D" w14:textId="14428656"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4" w:name="_Toc8609313"/>
      <w:bookmarkStart w:id="255" w:name="_Toc70286257"/>
      <w:r w:rsidRPr="00666483">
        <w:rPr>
          <w:rFonts w:ascii="Times New Roman" w:hAnsi="Times New Roman" w:cs="Times New Roman"/>
          <w:b/>
          <w:color w:val="000000" w:themeColor="text1"/>
          <w:sz w:val="28"/>
          <w:szCs w:val="28"/>
        </w:rPr>
        <w:lastRenderedPageBreak/>
        <w:t>Диаграмма компонентов (component diagram)</w:t>
      </w:r>
      <w:bookmarkEnd w:id="254"/>
      <w:bookmarkEnd w:id="255"/>
      <w:r w:rsidR="008C3FC2">
        <w:rPr>
          <w:rFonts w:ascii="Times New Roman" w:hAnsi="Times New Roman" w:cs="Times New Roman"/>
          <w:b/>
          <w:color w:val="000000" w:themeColor="text1"/>
          <w:sz w:val="28"/>
          <w:szCs w:val="28"/>
        </w:rPr>
        <w:t xml:space="preserve"> </w:t>
      </w:r>
    </w:p>
    <w:p w14:paraId="7EE9D968" w14:textId="77777777" w:rsidR="00285421" w:rsidRDefault="00285421" w:rsidP="00285421"/>
    <w:p w14:paraId="7B5752E7" w14:textId="5027CCBE"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4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Component diagram) — элемент языка моделирования </w:t>
      </w:r>
      <w:hyperlink r:id="rId44"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5"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6"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7"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852F19" w:rsidRPr="00852F19">
        <w:rPr>
          <w:rFonts w:ascii="Times New Roman" w:hAnsi="Times New Roman" w:cs="Times New Roman"/>
          <w:sz w:val="28"/>
        </w:rPr>
        <w:t>32</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4D882797" w:rsidR="005D4C96" w:rsidRDefault="00285421" w:rsidP="0045112C">
      <w:pPr>
        <w:jc w:val="center"/>
        <w:rPr>
          <w:rFonts w:ascii="Times New Roman" w:hAnsi="Times New Roman" w:cs="Times New Roman"/>
          <w:sz w:val="28"/>
        </w:rPr>
      </w:pPr>
      <w:r>
        <w:rPr>
          <w:rFonts w:ascii="Times New Roman" w:hAnsi="Times New Roman"/>
          <w:color w:val="000000" w:themeColor="text1"/>
          <w:sz w:val="28"/>
          <w:szCs w:val="28"/>
        </w:rPr>
        <w:t xml:space="preserve">Рисунок </w:t>
      </w:r>
      <w:r w:rsidR="0045112C" w:rsidRPr="0045112C">
        <w:rPr>
          <w:rFonts w:ascii="Times New Roman" w:hAnsi="Times New Roman" w:cs="Times New Roman"/>
          <w:sz w:val="28"/>
        </w:rPr>
        <w:t>Диаграмма компонентов</w:t>
      </w:r>
    </w:p>
    <w:p w14:paraId="7B63B787" w14:textId="77777777" w:rsidR="0045112C" w:rsidRPr="005D4C96" w:rsidRDefault="0045112C" w:rsidP="0045112C">
      <w:pPr>
        <w:jc w:val="center"/>
      </w:pPr>
    </w:p>
    <w:p w14:paraId="0F8BC8BF" w14:textId="302B9D6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6" w:name="_Toc70286258"/>
      <w:r w:rsidRPr="00666483">
        <w:rPr>
          <w:rFonts w:ascii="Times New Roman" w:hAnsi="Times New Roman" w:cs="Times New Roman"/>
          <w:b/>
          <w:color w:val="000000" w:themeColor="text1"/>
          <w:sz w:val="28"/>
          <w:szCs w:val="28"/>
        </w:rPr>
        <w:t>Диаграмма последовательностей (</w:t>
      </w:r>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 diagram)</w:t>
      </w:r>
      <w:bookmarkEnd w:id="256"/>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9"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sequence diagram) — </w:t>
      </w:r>
      <w:hyperlink r:id="rId50"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51"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6FE77651"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lastRenderedPageBreak/>
        <w:t>Основными элементами диаграммы последовательности являются обозначения </w:t>
      </w:r>
      <w:hyperlink r:id="rId52"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xml:space="preserve">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4F7179">
        <w:rPr>
          <w:rFonts w:ascii="Times New Roman" w:hAnsi="Times New Roman" w:cs="Times New Roman"/>
          <w:sz w:val="28"/>
        </w:rPr>
        <w:t>4</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349FCE81"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Pr>
          <w:rFonts w:ascii="Times New Roman" w:hAnsi="Times New Roman" w:cs="Times New Roman"/>
          <w:sz w:val="28"/>
          <w:szCs w:val="28"/>
        </w:rPr>
        <w:t xml:space="preserve"> </w:t>
      </w:r>
    </w:p>
    <w:p w14:paraId="03706BEE" w14:textId="77777777" w:rsidR="005D4C96" w:rsidRDefault="005D4C96" w:rsidP="005D4C96"/>
    <w:p w14:paraId="0AE930A7" w14:textId="520F0698" w:rsidR="005D4C96"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583940"/>
                    </a:xfrm>
                    <a:prstGeom prst="rect">
                      <a:avLst/>
                    </a:prstGeom>
                  </pic:spPr>
                </pic:pic>
              </a:graphicData>
            </a:graphic>
          </wp:inline>
        </w:drawing>
      </w:r>
    </w:p>
    <w:p w14:paraId="2ECB2C5B" w14:textId="77777777" w:rsidR="007B530E" w:rsidRDefault="007B530E" w:rsidP="005D4C96"/>
    <w:p w14:paraId="0D4B49B0" w14:textId="43716FE8" w:rsidR="00285421" w:rsidRDefault="00285421" w:rsidP="007B530E">
      <w:pPr>
        <w:jc w:val="center"/>
        <w:rPr>
          <w:rFonts w:ascii="Times New Roman" w:hAnsi="Times New Roman" w:cs="Times New Roman"/>
          <w:sz w:val="28"/>
        </w:rPr>
      </w:pPr>
      <w:r>
        <w:rPr>
          <w:rFonts w:ascii="Times New Roman" w:hAnsi="Times New Roman" w:cs="Times New Roman"/>
          <w:sz w:val="28"/>
        </w:rPr>
        <w:t xml:space="preserve">Рисунок </w:t>
      </w:r>
      <w:r w:rsidRPr="00285421">
        <w:rPr>
          <w:rFonts w:ascii="Times New Roman" w:hAnsi="Times New Roman" w:cs="Times New Roman"/>
          <w:sz w:val="28"/>
        </w:rPr>
        <w:t>Диаграмма последовательности</w:t>
      </w:r>
    </w:p>
    <w:p w14:paraId="3B0D4122" w14:textId="77777777" w:rsidR="001462A0" w:rsidRDefault="001462A0" w:rsidP="007B530E">
      <w:pPr>
        <w:jc w:val="center"/>
        <w:rPr>
          <w:rFonts w:ascii="Times New Roman" w:hAnsi="Times New Roman" w:cs="Times New Roman"/>
          <w:sz w:val="28"/>
        </w:rPr>
      </w:pPr>
    </w:p>
    <w:p w14:paraId="0688841B" w14:textId="3E40AF9D" w:rsidR="001462A0" w:rsidRDefault="001462A0" w:rsidP="001462A0">
      <w:pPr>
        <w:pStyle w:val="2"/>
        <w:numPr>
          <w:ilvl w:val="2"/>
          <w:numId w:val="30"/>
        </w:numPr>
        <w:rPr>
          <w:rFonts w:ascii="Times New Roman" w:hAnsi="Times New Roman" w:cs="Times New Roman"/>
          <w:b/>
          <w:color w:val="000000" w:themeColor="text1"/>
          <w:sz w:val="28"/>
          <w:szCs w:val="28"/>
        </w:rPr>
      </w:pPr>
      <w:bookmarkStart w:id="257" w:name="_Toc70286259"/>
      <w:r w:rsidRPr="001462A0">
        <w:rPr>
          <w:rFonts w:ascii="Times New Roman" w:hAnsi="Times New Roman" w:cs="Times New Roman"/>
          <w:b/>
          <w:color w:val="000000" w:themeColor="text1"/>
          <w:sz w:val="28"/>
          <w:szCs w:val="28"/>
        </w:rPr>
        <w:lastRenderedPageBreak/>
        <w:t>Диаграмма состояний</w:t>
      </w:r>
      <w:bookmarkEnd w:id="257"/>
    </w:p>
    <w:p w14:paraId="529DEF87" w14:textId="2D9A213E"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5"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6" w:anchor="cite_note-UML2_2-1" w:history="1">
        <w:r w:rsidRPr="000E7079">
          <w:rPr>
            <w:rFonts w:ascii="Times New Roman" w:hAnsi="Times New Roman" w:cs="Times New Roman"/>
            <w:sz w:val="28"/>
          </w:rPr>
          <w:t>[1]</w:t>
        </w:r>
      </w:hyperlink>
      <w:r w:rsidRPr="000E7079">
        <w:rPr>
          <w:rFonts w:ascii="Times New Roman" w:hAnsi="Times New Roman" w:cs="Times New Roman"/>
          <w:sz w:val="28"/>
        </w:rPr>
        <w:t> </w:t>
      </w:r>
      <w:hyperlink r:id="rId57" w:anchor="cite_note-Dru06-2" w:history="1">
        <w:r w:rsidRPr="000E7079">
          <w:rPr>
            <w:rFonts w:ascii="Times New Roman" w:hAnsi="Times New Roman" w:cs="Times New Roman"/>
            <w:sz w:val="28"/>
          </w:rPr>
          <w:t>[2]</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8"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547CF5C6"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 xml:space="preserve">В данной диаграмме описан процесс поиска </w:t>
      </w:r>
      <w:r>
        <w:rPr>
          <w:rFonts w:ascii="Times New Roman" w:hAnsi="Times New Roman" w:cs="Times New Roman"/>
          <w:sz w:val="28"/>
          <w:szCs w:val="28"/>
        </w:rPr>
        <w:t>обучающего контента</w:t>
      </w:r>
      <w:r>
        <w:rPr>
          <w:rFonts w:ascii="Times New Roman" w:hAnsi="Times New Roman" w:cs="Times New Roman"/>
          <w:sz w:val="28"/>
          <w:szCs w:val="28"/>
        </w:rPr>
        <w:t xml:space="preserve"> </w:t>
      </w:r>
      <w:r>
        <w:rPr>
          <w:rFonts w:ascii="Times New Roman" w:hAnsi="Times New Roman" w:cs="Times New Roman"/>
          <w:sz w:val="28"/>
          <w:szCs w:val="28"/>
        </w:rPr>
        <w:t>для</w:t>
      </w:r>
      <w:r>
        <w:rPr>
          <w:rFonts w:ascii="Times New Roman" w:hAnsi="Times New Roman" w:cs="Times New Roman"/>
          <w:sz w:val="28"/>
          <w:szCs w:val="28"/>
        </w:rPr>
        <w:t xml:space="preserve"> </w:t>
      </w:r>
      <w:r>
        <w:rPr>
          <w:rFonts w:ascii="Times New Roman" w:hAnsi="Times New Roman" w:cs="Times New Roman"/>
          <w:sz w:val="28"/>
          <w:szCs w:val="28"/>
        </w:rPr>
        <w:t>изучения и повышение квалификации сотрудника</w:t>
      </w:r>
      <w:r>
        <w:rPr>
          <w:rFonts w:ascii="Times New Roman" w:hAnsi="Times New Roman" w:cs="Times New Roman"/>
          <w:sz w:val="28"/>
          <w:szCs w:val="28"/>
        </w:rPr>
        <w:t xml:space="preserve">. Данный процесс проходит через множество фаз. </w:t>
      </w:r>
      <w:r>
        <w:rPr>
          <w:rFonts w:ascii="Times New Roman" w:hAnsi="Times New Roman" w:cs="Times New Roman"/>
          <w:sz w:val="28"/>
          <w:szCs w:val="28"/>
        </w:rPr>
        <w:t>П</w:t>
      </w:r>
      <w:r w:rsidRPr="00832921">
        <w:rPr>
          <w:rFonts w:ascii="Times New Roman" w:hAnsi="Times New Roman"/>
          <w:sz w:val="28"/>
          <w:szCs w:val="28"/>
        </w:rPr>
        <w:t>одробно ознакомиться с диаграммой м</w:t>
      </w:r>
      <w:r>
        <w:rPr>
          <w:rFonts w:ascii="Times New Roman" w:hAnsi="Times New Roman"/>
          <w:sz w:val="28"/>
          <w:szCs w:val="28"/>
        </w:rPr>
        <w:t>ожно на Рисунке.</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50AFE0CA"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 xml:space="preserve">Рисунок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w:t>
      </w:r>
      <w:r w:rsidR="004F7179">
        <w:rPr>
          <w:rFonts w:ascii="Times New Roman" w:hAnsi="Times New Roman" w:cs="Times New Roman"/>
          <w:sz w:val="28"/>
          <w:szCs w:val="28"/>
        </w:rPr>
        <w:t xml:space="preserve">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258" w:name="_Toc70286260"/>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58"/>
    </w:p>
    <w:p w14:paraId="5FEA1367" w14:textId="77777777" w:rsidR="00446ECD" w:rsidRDefault="00446ECD" w:rsidP="00446ECD"/>
    <w:p w14:paraId="1445F331" w14:textId="6B1F470B"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w:t>
      </w:r>
      <w:r w:rsidR="00E91E10">
        <w:rPr>
          <w:rFonts w:ascii="Times New Roman" w:hAnsi="Times New Roman"/>
          <w:sz w:val="28"/>
        </w:rPr>
        <w:lastRenderedPageBreak/>
        <w:t xml:space="preserve">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авторизационные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3DDEA0DF"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00CF50D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2BC385DF"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47BF17F7"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17D23FCA"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w:t>
      </w:r>
      <w:r w:rsidR="0082410B">
        <w:rPr>
          <w:rFonts w:ascii="Times New Roman" w:hAnsi="Times New Roman" w:cs="Times New Roman"/>
          <w:sz w:val="28"/>
          <w:szCs w:val="28"/>
        </w:rPr>
        <w:t>Страница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787AAA40"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а </w:t>
      </w:r>
      <w:r w:rsidR="00652D35">
        <w:rPr>
          <w:rFonts w:ascii="Times New Roman" w:hAnsi="Times New Roman" w:cs="Times New Roman"/>
          <w:sz w:val="28"/>
          <w:szCs w:val="28"/>
        </w:rPr>
        <w:t xml:space="preserve"> </w:t>
      </w:r>
      <w:r w:rsidR="00370819">
        <w:rPr>
          <w:rFonts w:ascii="Times New Roman" w:hAnsi="Times New Roman" w:cs="Times New Roman"/>
          <w:sz w:val="28"/>
          <w:szCs w:val="28"/>
        </w:rPr>
        <w:t>также</w:t>
      </w:r>
      <w:r>
        <w:rPr>
          <w:rFonts w:ascii="Times New Roman" w:hAnsi="Times New Roman" w:cs="Times New Roman"/>
          <w:sz w:val="28"/>
          <w:szCs w:val="28"/>
        </w:rPr>
        <w:t xml:space="preserve"> доступен по показанной на рисунке комбинации горячих клавиш  </w:t>
      </w:r>
    </w:p>
    <w:p w14:paraId="66B48868" w14:textId="0039F870"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809240"/>
                    </a:xfrm>
                    <a:prstGeom prst="rect">
                      <a:avLst/>
                    </a:prstGeom>
                  </pic:spPr>
                </pic:pic>
              </a:graphicData>
            </a:graphic>
          </wp:inline>
        </w:drawing>
      </w:r>
    </w:p>
    <w:p w14:paraId="4B17F96B" w14:textId="2C2D660F"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Местоположение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10DAFFC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1E77E6E"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4F065045"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4C9F22F9"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2B6538B7"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вида показанном на рисунке .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768F7D5"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5F3FCD57"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 же можно создать быстрый переход на страницу для этого необходимо выбрать пункт сохранить как заголовок на окне поделиться. Откроется новое окно представленное на рисунке .</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026217B"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2E711899"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lastRenderedPageBreak/>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50DC9F7D"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Поиск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7D0946E"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кнопка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64ABAD84" w14:textId="3ACBA55E"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3193EDBA" w14:textId="77777777" w:rsidR="00296D7E" w:rsidRDefault="00296D7E" w:rsidP="00E43EC7">
      <w:pPr>
        <w:shd w:val="clear" w:color="auto" w:fill="FFFFFF"/>
        <w:spacing w:after="0"/>
        <w:ind w:firstLine="709"/>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5837085"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11CBF6C3"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функции весьма стандартны и в отдельном представлении не нуждаются. Для примера было выбрана функция оставить отзыв, представленная на рисунке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55C7F08C"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44BACD18"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102C146"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BBAA082"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015043F4">
            <wp:extent cx="5940425" cy="4715113"/>
            <wp:effectExtent l="0" t="0" r="3175" b="9525"/>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15113"/>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42F759D"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2FBA357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296D7E">
      <w:pPr>
        <w:shd w:val="clear" w:color="auto" w:fill="FFFFFF"/>
        <w:spacing w:after="0"/>
        <w:ind w:firstLine="709"/>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11087F4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F41986">
      <w:pPr>
        <w:shd w:val="clear" w:color="auto" w:fill="FFFFFF"/>
        <w:spacing w:after="0"/>
        <w:ind w:firstLine="709"/>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C1C270C"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11A2A7BB"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Ко всему прочему для всех таблиц добавлена возможность экспорта но соответствующей кнопке представленной на рисунке .</w:t>
      </w:r>
    </w:p>
    <w:p w14:paraId="1E3FD387" w14:textId="0A654604" w:rsidR="00280D5B" w:rsidRDefault="00280D5B" w:rsidP="00280D5B">
      <w:pPr>
        <w:shd w:val="clear" w:color="auto" w:fill="FFFFFF"/>
        <w:spacing w:after="0"/>
        <w:ind w:firstLine="709"/>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52B8CA2D">
            <wp:extent cx="5940425" cy="3713326"/>
            <wp:effectExtent l="0" t="0" r="317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3713326"/>
                    </a:xfrm>
                    <a:prstGeom prst="rect">
                      <a:avLst/>
                    </a:prstGeom>
                    <a:noFill/>
                    <a:ln>
                      <a:noFill/>
                    </a:ln>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E2645C6"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400A6E15"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.xlsx</w:t>
      </w:r>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280D5B">
      <w:pPr>
        <w:shd w:val="clear" w:color="auto" w:fill="FFFFFF"/>
        <w:spacing w:after="0"/>
        <w:ind w:firstLine="709"/>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DC6064D"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окно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4FF5DAF9"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F41986">
      <w:pPr>
        <w:shd w:val="clear" w:color="auto" w:fill="FFFFFF"/>
        <w:spacing w:after="0"/>
        <w:ind w:firstLine="709"/>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1E3830A8"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7A56A2D6"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6AEF3C7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67C4320D"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 представлено отображение обучающего материала.</w:t>
      </w:r>
    </w:p>
    <w:p w14:paraId="6B9FAD31" w14:textId="7932CE7C" w:rsidR="00B4211B" w:rsidRDefault="00B4211B" w:rsidP="00B4211B">
      <w:pPr>
        <w:shd w:val="clear" w:color="auto" w:fill="FFFFFF"/>
        <w:spacing w:after="0"/>
        <w:ind w:firstLine="709"/>
        <w:rPr>
          <w:rFonts w:ascii="Times New Roman" w:hAnsi="Times New Roman" w:cs="Times New Roman"/>
          <w:sz w:val="28"/>
          <w:szCs w:val="28"/>
        </w:rPr>
      </w:pPr>
      <w:r w:rsidRPr="00B4211B">
        <w:rPr>
          <w:rFonts w:ascii="Times New Roman" w:hAnsi="Times New Roman" w:cs="Times New Roman"/>
          <w:noProof/>
          <w:sz w:val="28"/>
          <w:szCs w:val="28"/>
          <w:lang w:eastAsia="ru-RU"/>
        </w:rPr>
        <w:lastRenderedPageBreak/>
        <w:drawing>
          <wp:inline distT="0" distB="0" distL="0" distR="0" wp14:anchorId="2F90C55A" wp14:editId="03BC3182">
            <wp:extent cx="5940425" cy="8483895"/>
            <wp:effectExtent l="0" t="0" r="3175" b="0"/>
            <wp:docPr id="53" name="Picture 53" descr="D:\Скрины для отчета\2021-04-22 09_3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крины для отчета\2021-04-22 09_39_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8483895"/>
                    </a:xfrm>
                    <a:prstGeom prst="rect">
                      <a:avLst/>
                    </a:prstGeom>
                    <a:noFill/>
                    <a:ln>
                      <a:noFill/>
                    </a:ln>
                  </pic:spPr>
                </pic:pic>
              </a:graphicData>
            </a:graphic>
          </wp:inline>
        </w:drawing>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574566D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D595867" w:rsidR="0082410B" w:rsidRDefault="00FA06F9"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r>
        <w:rPr>
          <w:rFonts w:ascii="Times New Roman" w:hAnsi="Times New Roman" w:cs="Times New Roman"/>
          <w:sz w:val="28"/>
          <w:szCs w:val="28"/>
          <w:lang w:val="en-US"/>
        </w:rPr>
        <w:t>url</w:t>
      </w:r>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62563388"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7AEC2674"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7307E32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04F979D8" w:rsidR="00841C30" w:rsidRDefault="00841C30"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5AA6E08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4">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1704E799"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5D12D4A4" w:rsidR="00446ECD" w:rsidRDefault="00103FA5" w:rsidP="00103FA5">
      <w:pPr>
        <w:spacing w:after="0" w:line="240" w:lineRule="auto"/>
        <w:ind w:firstLine="709"/>
        <w:jc w:val="both"/>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59" w:name="_Toc69396519"/>
      <w:bookmarkStart w:id="260" w:name="_Toc70286261"/>
      <w:r w:rsidRPr="00B628BB">
        <w:rPr>
          <w:rFonts w:ascii="Times New Roman" w:hAnsi="Times New Roman" w:cs="Times New Roman"/>
          <w:color w:val="000000" w:themeColor="text1"/>
        </w:rPr>
        <w:lastRenderedPageBreak/>
        <w:t>ЗАКЛЮЧЕНИЕ</w:t>
      </w:r>
      <w:bookmarkEnd w:id="259"/>
      <w:bookmarkEnd w:id="260"/>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r w:rsidRPr="001A054C">
        <w:rPr>
          <w:rFonts w:ascii="Times New Roman" w:hAnsi="Times New Roman" w:cs="Times New Roman"/>
          <w:color w:val="000000" w:themeColor="text1"/>
          <w:sz w:val="28"/>
        </w:rPr>
        <w:t>Web-портал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002BC779" w14:textId="77777777" w:rsidR="0032632D" w:rsidRPr="00E01FFD" w:rsidRDefault="0032632D" w:rsidP="0032632D">
      <w:pPr>
        <w:spacing w:after="0"/>
        <w:ind w:firstLine="709"/>
        <w:jc w:val="both"/>
        <w:rPr>
          <w:rFonts w:ascii="Times New Roman" w:eastAsia="Times New Roman" w:hAnsi="Times New Roman" w:cs="Times New Roman"/>
          <w:sz w:val="28"/>
          <w:szCs w:val="28"/>
        </w:rPr>
      </w:pPr>
      <w:r w:rsidRPr="00E01FFD">
        <w:rPr>
          <w:rFonts w:ascii="Times New Roman" w:hAnsi="Times New Roman" w:cs="Times New Roman"/>
          <w:sz w:val="28"/>
          <w:szCs w:val="28"/>
        </w:rPr>
        <w:t xml:space="preserve">Данное программное приложение обеспечивает надежность и защищенность данных, так как все сведения как о пользователях хранятся в базе данных, что не допускает несанкционированного доступа в систему. </w:t>
      </w:r>
      <w:r w:rsidRPr="00E01FFD">
        <w:rPr>
          <w:rFonts w:ascii="Times New Roman" w:eastAsia="Times New Roman" w:hAnsi="Times New Roman" w:cs="Times New Roman"/>
          <w:sz w:val="28"/>
          <w:szCs w:val="28"/>
        </w:rPr>
        <w:t>Были достигнуты основные цели проектирования курсовой работы. Тема проекта реализована в полной мере, в соответствии с функциональными возможностями аналогичных программ.</w:t>
      </w: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77777777" w:rsidR="00D82F7C" w:rsidRDefault="00D82F7C" w:rsidP="00D82F7C">
      <w:pPr>
        <w:pStyle w:val="1"/>
        <w:jc w:val="center"/>
        <w:rPr>
          <w:rFonts w:ascii="Times New Roman" w:hAnsi="Times New Roman" w:cs="Times New Roman"/>
          <w:color w:val="000000" w:themeColor="text1"/>
        </w:rPr>
      </w:pPr>
      <w:bookmarkStart w:id="261" w:name="_Toc69396520"/>
      <w:bookmarkStart w:id="262" w:name="_Toc70286262"/>
      <w:r w:rsidRPr="00B628BB">
        <w:rPr>
          <w:rFonts w:ascii="Times New Roman" w:hAnsi="Times New Roman" w:cs="Times New Roman"/>
          <w:color w:val="000000" w:themeColor="text1"/>
        </w:rPr>
        <w:lastRenderedPageBreak/>
        <w:t>СПИСОК ИСПОЛЬЗОВАННЫХ ИСТОЧНИКОВ</w:t>
      </w:r>
      <w:bookmarkEnd w:id="261"/>
      <w:bookmarkEnd w:id="262"/>
    </w:p>
    <w:p w14:paraId="27BD9E05" w14:textId="66669853" w:rsid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F9331C">
        <w:rPr>
          <w:rFonts w:ascii="Times New Roman" w:hAnsi="Times New Roman" w:cstheme="majorBidi"/>
          <w:sz w:val="28"/>
          <w:szCs w:val="28"/>
        </w:rPr>
        <w:t>Проектирование, документирование и сопровождение баз данных и хранилищ данных </w:t>
      </w:r>
      <w:r w:rsidRPr="009E78AD">
        <w:rPr>
          <w:rFonts w:ascii="Times New Roman" w:hAnsi="Times New Roman" w:cstheme="majorBidi"/>
          <w:sz w:val="28"/>
          <w:szCs w:val="28"/>
        </w:rPr>
        <w:t>http://www.studfiles.ru/preview/5218244/</w:t>
      </w:r>
    </w:p>
    <w:p w14:paraId="13E08792" w14:textId="4168188D" w:rsidR="0015103A"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hyperlink r:id="rId85" w:history="1">
        <w:r w:rsidR="0015103A" w:rsidRPr="0015103A">
          <w:t>https://coderlessons.com/</w:t>
        </w:r>
      </w:hyperlink>
      <w:r w:rsidR="0015103A" w:rsidRPr="0015103A">
        <w:rPr>
          <w:rFonts w:ascii="Times New Roman" w:hAnsi="Times New Roman" w:cstheme="majorBidi"/>
          <w:sz w:val="28"/>
          <w:szCs w:val="28"/>
        </w:rPr>
        <w:t> </w:t>
      </w:r>
    </w:p>
    <w:p w14:paraId="33638FAA" w14:textId="1D17E323"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системы.СУБД. — 2012. — № 09. — С. 46–49. URL: </w:t>
      </w:r>
      <w:hyperlink r:id="rId86" w:tgtFrame="_blank" w:history="1">
        <w:r w:rsidRPr="0015103A">
          <w:rPr>
            <w:rFonts w:ascii="Times New Roman" w:hAnsi="Times New Roman" w:cstheme="majorBidi"/>
            <w:sz w:val="28"/>
            <w:szCs w:val="28"/>
          </w:rPr>
          <w:t>http://www.osp.ru/os/2012/09/13032513</w:t>
        </w:r>
      </w:hyperlink>
      <w:r w:rsidRPr="0015103A">
        <w:rPr>
          <w:rFonts w:ascii="Times New Roman" w:hAnsi="Times New Roman" w:cstheme="majorBidi"/>
          <w:sz w:val="28"/>
          <w:szCs w:val="28"/>
        </w:rPr>
        <w:t> (дата обращения: 11.11.2015). </w:t>
      </w:r>
    </w:p>
    <w:p w14:paraId="0F457D19" w14:textId="643CADF0" w:rsidR="00D82F7C" w:rsidRPr="0015103A"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7" w:history="1">
        <w:r w:rsidR="0015103A" w:rsidRPr="0015103A">
          <w:rPr>
            <w:rFonts w:ascii="Times New Roman" w:hAnsi="Times New Roman" w:cstheme="majorBidi"/>
            <w:sz w:val="28"/>
            <w:szCs w:val="28"/>
            <w:lang w:val="en-US"/>
          </w:rPr>
          <w:t>Unified Modeling Language, Superstructure,</w:t>
        </w:r>
      </w:hyperlink>
      <w:r w:rsidR="0015103A" w:rsidRPr="0015103A">
        <w:rPr>
          <w:rFonts w:ascii="Times New Roman" w:hAnsi="Times New Roman" w:cstheme="majorBidi"/>
          <w:sz w:val="28"/>
          <w:szCs w:val="28"/>
          <w:lang w:val="en-US"/>
        </w:rPr>
        <w:t xml:space="preserve"> </w:t>
      </w:r>
      <w:hyperlink r:id="rId88" w:history="1">
        <w:r w:rsidR="0015103A" w:rsidRPr="0015103A">
          <w:rPr>
            <w:rFonts w:ascii="Times New Roman" w:hAnsi="Times New Roman" w:cstheme="majorBidi"/>
            <w:sz w:val="28"/>
            <w:szCs w:val="28"/>
            <w:lang w:val="en-US"/>
          </w:rPr>
          <w:t>https://www.omg.org/spec/UML/2.1.2/Superstructure/PDF/</w:t>
        </w:r>
      </w:hyperlink>
    </w:p>
    <w:p w14:paraId="7B4BEB87" w14:textId="35D230C9"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lang w:val="en-US"/>
        </w:rPr>
        <w:t> </w:t>
      </w:r>
      <w:r w:rsidRPr="0015103A">
        <w:rPr>
          <w:rFonts w:ascii="Times New Roman" w:hAnsi="Times New Roman" w:cstheme="majorBidi"/>
          <w:sz w:val="28"/>
          <w:szCs w:val="28"/>
        </w:rPr>
        <w:t>Г. Буч, Д. Рамбо, И. Якобсон. Диаграммы UML // Язык UML. Руководство пользователя = The Unified Modeling Language User Guide. — 2-е. — М.: ДМК Пресс, 2006. — С. 41. — 496 с.</w:t>
      </w:r>
    </w:p>
    <w:p w14:paraId="5BA65899" w14:textId="111F13E5" w:rsidR="0015103A"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9" w:history="1">
        <w:r w:rsidR="0015103A" w:rsidRPr="00BB7285">
          <w:rPr>
            <w:rFonts w:ascii="Times New Roman" w:hAnsi="Times New Roman" w:cstheme="majorBidi"/>
            <w:sz w:val="28"/>
            <w:szCs w:val="28"/>
            <w:lang w:val="en-US"/>
          </w:rPr>
          <w:t>OMG Unified Modeling Language (UML), Superstructure, V2.1.2</w:t>
        </w:r>
      </w:hyperlink>
      <w:r w:rsidR="0015103A" w:rsidRPr="00BB7285">
        <w:rPr>
          <w:rFonts w:ascii="Times New Roman" w:hAnsi="Times New Roman" w:cstheme="majorBidi"/>
          <w:sz w:val="28"/>
          <w:szCs w:val="28"/>
          <w:lang w:val="en-US"/>
        </w:rPr>
        <w:t> </w:t>
      </w:r>
      <w:hyperlink r:id="rId90" w:history="1">
        <w:r w:rsidR="00AA59F4" w:rsidRPr="002D30AB">
          <w:rPr>
            <w:rStyle w:val="af2"/>
            <w:rFonts w:ascii="Times New Roman" w:hAnsi="Times New Roman" w:cstheme="majorBidi"/>
            <w:sz w:val="28"/>
            <w:szCs w:val="28"/>
            <w:lang w:val="en-US"/>
          </w:rPr>
          <w:t>https://www.omg.org/spec/UML/2.1.2/Superstructure/PDF</w:t>
        </w:r>
      </w:hyperlink>
      <w:r w:rsidR="0015103A" w:rsidRPr="00BB7285">
        <w:rPr>
          <w:rFonts w:ascii="Times New Roman" w:hAnsi="Times New Roman" w:cstheme="majorBidi"/>
          <w:sz w:val="28"/>
          <w:szCs w:val="28"/>
          <w:lang w:val="en-US"/>
        </w:rPr>
        <w:t>.</w:t>
      </w:r>
    </w:p>
    <w:p w14:paraId="7B7EF196" w14:textId="19C9C704" w:rsidR="00AA59F4"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1" w:history="1">
        <w:r w:rsidR="00ED779F" w:rsidRPr="002D30AB">
          <w:rPr>
            <w:rStyle w:val="af2"/>
            <w:rFonts w:ascii="Times New Roman" w:hAnsi="Times New Roman" w:cstheme="majorBidi"/>
            <w:sz w:val="28"/>
            <w:szCs w:val="28"/>
            <w:lang w:val="en-US"/>
          </w:rPr>
          <w:t>https://ta-aspect.by/kak-uluchshit-kontent-obuchayushhix-kursov-15-receptov-povysheniya-effektivnosti-obucheniya</w:t>
        </w:r>
      </w:hyperlink>
    </w:p>
    <w:p w14:paraId="0825CAD5" w14:textId="19252293" w:rsidR="00ED779F"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2" w:history="1">
        <w:r w:rsidR="00ED779F" w:rsidRPr="002D30AB">
          <w:rPr>
            <w:rStyle w:val="af2"/>
            <w:rFonts w:ascii="Times New Roman" w:hAnsi="Times New Roman" w:cstheme="majorBidi"/>
            <w:sz w:val="28"/>
            <w:szCs w:val="28"/>
            <w:lang w:val="en-US"/>
          </w:rPr>
          <w:t>https://logistics.ru/9/24/i20_3065.htm</w:t>
        </w:r>
      </w:hyperlink>
    </w:p>
    <w:p w14:paraId="746EB460" w14:textId="017DA5C4" w:rsidR="00ED779F"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3" w:history="1">
        <w:r w:rsidR="00ED779F" w:rsidRPr="002D30AB">
          <w:rPr>
            <w:rStyle w:val="af2"/>
            <w:rFonts w:ascii="Times New Roman" w:hAnsi="Times New Roman" w:cstheme="majorBidi"/>
            <w:sz w:val="28"/>
            <w:szCs w:val="28"/>
            <w:lang w:val="en-US"/>
          </w:rPr>
          <w:t>https://teachbase.ru/learning/obuchenie/obuchenie-personala-zalog-uspeha-kompanii/</w:t>
        </w:r>
      </w:hyperlink>
    </w:p>
    <w:p w14:paraId="29852970" w14:textId="03DBDB35" w:rsidR="00ED779F"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4" w:history="1">
        <w:r w:rsidR="00ED779F" w:rsidRPr="002D30AB">
          <w:rPr>
            <w:rStyle w:val="af2"/>
            <w:rFonts w:ascii="Times New Roman" w:hAnsi="Times New Roman" w:cstheme="majorBidi"/>
            <w:sz w:val="28"/>
            <w:szCs w:val="28"/>
            <w:lang w:val="en-US"/>
          </w:rPr>
          <w:t>https://textbooks.studio/menedjment-upravlenie-personalom/tseli-zadachi-metodyi-26926.html</w:t>
        </w:r>
      </w:hyperlink>
    </w:p>
    <w:p w14:paraId="1BD57D59" w14:textId="13BD3ECC" w:rsidR="00ED779F"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5" w:history="1">
        <w:r w:rsidR="00ED779F" w:rsidRPr="002D30AB">
          <w:rPr>
            <w:rStyle w:val="af2"/>
            <w:rFonts w:ascii="Times New Roman" w:hAnsi="Times New Roman" w:cstheme="majorBidi"/>
            <w:sz w:val="28"/>
            <w:szCs w:val="28"/>
            <w:lang w:val="en-US"/>
          </w:rPr>
          <w:t>https://delo-press.ru/journals/documents/informatsionnye-tekhnologii/45213-konstruktivnyy-podkhod-k-organizatsii-khraneniya-elektronnykh-dokumentov/</w:t>
        </w:r>
      </w:hyperlink>
    </w:p>
    <w:p w14:paraId="518B85AA" w14:textId="06F5A52D" w:rsidR="00ED779F"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6" w:history="1">
        <w:r w:rsidR="002F2647" w:rsidRPr="002D30AB">
          <w:rPr>
            <w:rStyle w:val="af2"/>
            <w:rFonts w:ascii="Times New Roman" w:hAnsi="Times New Roman" w:cstheme="majorBidi"/>
            <w:sz w:val="28"/>
            <w:szCs w:val="28"/>
            <w:lang w:val="en-US"/>
          </w:rPr>
          <w:t>https://www.eg-online.ru/article/379847/</w:t>
        </w:r>
      </w:hyperlink>
    </w:p>
    <w:p w14:paraId="0D21C0DC" w14:textId="0F2A391C" w:rsidR="002F2647" w:rsidRDefault="004E5030"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7" w:history="1">
        <w:r w:rsidR="002F2647" w:rsidRPr="002D30AB">
          <w:rPr>
            <w:rStyle w:val="af2"/>
            <w:rFonts w:ascii="Times New Roman" w:hAnsi="Times New Roman" w:cstheme="majorBidi"/>
            <w:sz w:val="28"/>
            <w:szCs w:val="28"/>
            <w:lang w:val="en-US"/>
          </w:rPr>
          <w:t>https://ppt-online.org/287247</w:t>
        </w:r>
      </w:hyperlink>
    </w:p>
    <w:p w14:paraId="0A27B6FF" w14:textId="3CE040EF" w:rsidR="002F2647"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8" w:history="1">
        <w:r w:rsidR="002F2647" w:rsidRPr="002D30AB">
          <w:rPr>
            <w:rStyle w:val="af2"/>
            <w:rFonts w:ascii="Times New Roman" w:hAnsi="Times New Roman" w:cstheme="majorBidi"/>
            <w:sz w:val="28"/>
            <w:szCs w:val="28"/>
            <w:lang w:val="en-US"/>
          </w:rPr>
          <w:t>https://ieee-sa.imeetcentral.com/ltsc/</w:t>
        </w:r>
      </w:hyperlink>
    </w:p>
    <w:p w14:paraId="7E866EB2" w14:textId="15511517" w:rsidR="002F2647"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9"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2F2647" w:rsidRPr="002D30AB">
          <w:rPr>
            <w:rStyle w:val="af2"/>
            <w:rFonts w:ascii="Times New Roman" w:hAnsi="Times New Roman" w:cstheme="majorBidi"/>
            <w:sz w:val="28"/>
            <w:szCs w:val="28"/>
            <w:lang w:val="en-US"/>
          </w:rPr>
          <w:t>https://smmplanner.com/blog/instrukciya-po-vidam-kontenta/#:~: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w:t>
        </w:r>
        <w:r w:rsidR="002F2647" w:rsidRPr="002D30AB">
          <w:rPr>
            <w:rStyle w:val="af2"/>
            <w:rFonts w:ascii="Times New Roman" w:hAnsi="Times New Roman" w:cstheme="majorBidi"/>
            <w:sz w:val="28"/>
            <w:szCs w:val="28"/>
            <w:lang w:val="en-US"/>
          </w:rPr>
          <w:lastRenderedPageBreak/>
          <w:t>BC%D1%8B%20%D0%B0%D1%83%D0%B4%D0%B8%D1%82%D0%BE%D1%80%D0%B8%D0%B8</w:t>
        </w:r>
      </w:hyperlink>
      <w:r w:rsidR="002F2647" w:rsidRPr="002F2647">
        <w:rPr>
          <w:rFonts w:ascii="Times New Roman" w:hAnsi="Times New Roman" w:cstheme="majorBidi"/>
          <w:sz w:val="28"/>
          <w:szCs w:val="28"/>
          <w:lang w:val="en-US"/>
        </w:rPr>
        <w:t>.</w:t>
      </w:r>
    </w:p>
    <w:p w14:paraId="0ADD24F9" w14:textId="3344D4A5" w:rsidR="002F2647"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0" w:history="1">
        <w:r w:rsidR="005B372F" w:rsidRPr="002D30AB">
          <w:rPr>
            <w:rStyle w:val="af2"/>
            <w:rFonts w:ascii="Times New Roman" w:hAnsi="Times New Roman" w:cstheme="majorBidi"/>
            <w:sz w:val="28"/>
            <w:szCs w:val="28"/>
            <w:lang w:val="en-US"/>
          </w:rPr>
          <w:t>https://webinar.ru/articles/webinari-chto-eto-takoe/</w:t>
        </w:r>
      </w:hyperlink>
    </w:p>
    <w:p w14:paraId="154BFCEF" w14:textId="0FA0FF02" w:rsidR="005B372F" w:rsidRPr="005B372F"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1" w:history="1">
        <w:r w:rsidR="005B372F" w:rsidRPr="002D30AB">
          <w:rPr>
            <w:rStyle w:val="af2"/>
            <w:rFonts w:ascii="Times New Roman" w:hAnsi="Times New Roman" w:cs="Times New Roman"/>
            <w:spacing w:val="-4"/>
            <w:sz w:val="28"/>
            <w:szCs w:val="28"/>
          </w:rPr>
          <w:t>https://habr.com</w:t>
        </w:r>
      </w:hyperlink>
    </w:p>
    <w:p w14:paraId="38A8D9A9" w14:textId="51D5DE91" w:rsidR="005B372F" w:rsidRPr="00DD4E8C"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2" w:history="1">
        <w:r w:rsidR="00DD4E8C" w:rsidRPr="002D30AB">
          <w:rPr>
            <w:rStyle w:val="af2"/>
            <w:rFonts w:ascii="Times New Roman" w:hAnsi="Times New Roman" w:cs="Times New Roman"/>
            <w:spacing w:val="-4"/>
            <w:sz w:val="28"/>
            <w:szCs w:val="28"/>
          </w:rPr>
          <w:t>https://sapyard.com</w:t>
        </w:r>
      </w:hyperlink>
    </w:p>
    <w:p w14:paraId="6F03BD88" w14:textId="17315D76" w:rsidR="00DD4E8C" w:rsidRPr="00DD4E8C"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3" w:history="1">
        <w:r w:rsidR="00DD4E8C" w:rsidRPr="002D30AB">
          <w:rPr>
            <w:rStyle w:val="af2"/>
            <w:rFonts w:ascii="Times New Roman" w:hAnsi="Times New Roman" w:cs="Times New Roman"/>
            <w:spacing w:val="-4"/>
            <w:sz w:val="28"/>
            <w:szCs w:val="28"/>
          </w:rPr>
          <w:t>https://abap-blog.ru</w:t>
        </w:r>
      </w:hyperlink>
    </w:p>
    <w:p w14:paraId="5BDB4557" w14:textId="2BB64C37" w:rsidR="00DD4E8C" w:rsidRPr="00DD4E8C"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4" w:history="1">
        <w:r w:rsidR="00DD4E8C" w:rsidRPr="002D30AB">
          <w:rPr>
            <w:rStyle w:val="af2"/>
            <w:rFonts w:ascii="Times New Roman" w:hAnsi="Times New Roman" w:cs="Times New Roman"/>
            <w:spacing w:val="-4"/>
            <w:sz w:val="28"/>
            <w:szCs w:val="28"/>
          </w:rPr>
          <w:t>https://open.sap.com</w:t>
        </w:r>
      </w:hyperlink>
    </w:p>
    <w:p w14:paraId="0B96AF54" w14:textId="5E81D4E8" w:rsidR="00DD4E8C"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5" w:history="1">
        <w:r w:rsidR="00DD4E8C" w:rsidRPr="002D30AB">
          <w:rPr>
            <w:rStyle w:val="af2"/>
            <w:rFonts w:ascii="Times New Roman" w:hAnsi="Times New Roman" w:cstheme="majorBidi"/>
            <w:sz w:val="28"/>
            <w:szCs w:val="28"/>
            <w:lang w:val="en-US"/>
          </w:rPr>
          <w:t>https://popsters.ru/blog/post/23</w:t>
        </w:r>
      </w:hyperlink>
    </w:p>
    <w:p w14:paraId="36A42D5E" w14:textId="60CAB65F" w:rsidR="00DD4E8C"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6" w:history="1">
        <w:r w:rsidR="002E04B4" w:rsidRPr="002D30AB">
          <w:rPr>
            <w:rStyle w:val="af2"/>
            <w:rFonts w:ascii="Times New Roman" w:hAnsi="Times New Roman" w:cstheme="majorBidi"/>
            <w:sz w:val="28"/>
            <w:szCs w:val="28"/>
            <w:lang w:val="en-US"/>
          </w:rPr>
          <w:t>https://web.archive.org/web/20120615145611/http://www.austria-lexikon.at/attach/User/Trattner%20Christoph/trattner_kappe.pdf</w:t>
        </w:r>
      </w:hyperlink>
    </w:p>
    <w:p w14:paraId="46165C7F" w14:textId="0973CBFD" w:rsidR="002E04B4" w:rsidRPr="002E04B4" w:rsidRDefault="002E04B4"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r w:rsidRPr="002E04B4">
        <w:rPr>
          <w:rFonts w:ascii="Arial" w:hAnsi="Arial" w:cs="Arial"/>
          <w:i/>
          <w:iCs/>
          <w:color w:val="202122"/>
          <w:sz w:val="19"/>
          <w:szCs w:val="19"/>
          <w:shd w:val="clear" w:color="auto" w:fill="FFFFFF"/>
          <w:lang w:val="en-US"/>
        </w:rPr>
        <w:t>Wickman G.</w:t>
      </w:r>
      <w:r w:rsidRPr="002E04B4">
        <w:rPr>
          <w:rFonts w:ascii="Arial" w:hAnsi="Arial" w:cs="Arial"/>
          <w:color w:val="202122"/>
          <w:sz w:val="19"/>
          <w:szCs w:val="19"/>
          <w:shd w:val="clear" w:color="auto" w:fill="FFFFFF"/>
          <w:lang w:val="en-US"/>
        </w:rPr>
        <w:t> Traction: Get a grip on your business. — BenBella Books, Inc., 2012.</w:t>
      </w:r>
    </w:p>
    <w:p w14:paraId="3A655EC9" w14:textId="58A35D88" w:rsidR="002E04B4"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7" w:history="1">
        <w:r w:rsidR="002E04B4" w:rsidRPr="002D30AB">
          <w:rPr>
            <w:rStyle w:val="af2"/>
            <w:rFonts w:ascii="Times New Roman" w:hAnsi="Times New Roman" w:cstheme="majorBidi"/>
            <w:sz w:val="28"/>
            <w:szCs w:val="28"/>
            <w:lang w:val="en-US"/>
          </w:rPr>
          <w:t>https://vc.ru/marketing/66104-kak-organizovat-otdel-kontent-marketinga-rekomendacii-i-opyt-odnoy-kompanii</w:t>
        </w:r>
      </w:hyperlink>
    </w:p>
    <w:p w14:paraId="63A04FE5" w14:textId="0B94542E" w:rsidR="002E04B4"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8" w:history="1">
        <w:r w:rsidR="002E04B4" w:rsidRPr="002D30AB">
          <w:rPr>
            <w:rStyle w:val="af2"/>
            <w:rFonts w:ascii="Times New Roman" w:hAnsi="Times New Roman" w:cstheme="majorBidi"/>
            <w:sz w:val="28"/>
            <w:szCs w:val="28"/>
            <w:lang w:val="en-US"/>
          </w:rPr>
          <w:t>https://netpeak.net/ru/blog/kriterii-kachestvennogo-kontenta-story/</w:t>
        </w:r>
      </w:hyperlink>
    </w:p>
    <w:p w14:paraId="1F5900EB" w14:textId="21434977" w:rsidR="002E04B4"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9" w:history="1">
        <w:r w:rsidR="00710566" w:rsidRPr="002D30AB">
          <w:rPr>
            <w:rStyle w:val="af2"/>
            <w:rFonts w:ascii="Times New Roman" w:hAnsi="Times New Roman" w:cstheme="majorBidi"/>
            <w:sz w:val="28"/>
            <w:szCs w:val="28"/>
            <w:lang w:val="en-US"/>
          </w:rPr>
          <w:t>https://www.watermillsky.ru/%D1%81%D1%82%D0%B0%D1%82%D1%8C%D0%B8/%D0%BD%D0%B0%D0%BF%D0%BE%D0%BB%D0%BD%D0%B5%D0%BD%D0%B8%D0%B5-%D1%81%D0%B0%D0%B9%D1%82%D0%B0-%D0%BA%D0%BE%D0%BD%D1%82%D0%B5%D0%BD%D1%82%D0%BE%D0%BC/25-%D0%BF%D1%80%D0%B8%D0%B7%D0%BD%D0%B0%D0%BA%D0%BE%D0%B2-%D0%BA%D0%B0%D1%87%D0%B5%D1%81%D1%82%D0%B2%D0%B5%D0%BD%D0%BD%D0%BE%D0%B3%D0%BE-%D0%BA%D0%BE%D0%BD%D1%82%D0%B5%D0%BD%D1%82%D0%B0/</w:t>
        </w:r>
      </w:hyperlink>
    </w:p>
    <w:p w14:paraId="463A72B3" w14:textId="3506A822" w:rsidR="00710566"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0" w:history="1">
        <w:r w:rsidR="00710566" w:rsidRPr="002D30AB">
          <w:rPr>
            <w:rStyle w:val="af2"/>
            <w:rFonts w:ascii="Times New Roman" w:hAnsi="Times New Roman" w:cstheme="majorBidi"/>
            <w:sz w:val="28"/>
            <w:szCs w:val="28"/>
            <w:lang w:val="en-US"/>
          </w:rPr>
          <w:t>https://web.archive.org/web/20070102020959/http://rcdl2003.spbu.ru/~igor/papers/exp-survey/</w:t>
        </w:r>
      </w:hyperlink>
    </w:p>
    <w:p w14:paraId="35394F09" w14:textId="361579D6" w:rsidR="00710566"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1"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710566" w:rsidRPr="002D30AB">
          <w:rPr>
            <w:rStyle w:val="af2"/>
            <w:rFonts w:ascii="Times New Roman" w:hAnsi="Times New Roman" w:cstheme="majorBidi"/>
            <w:sz w:val="28"/>
            <w:szCs w:val="28"/>
            <w:lang w:val="en-US"/>
          </w:rPr>
          <w:t>http://cdo.vsgaki.ru/mod/glossary/showentry.php?courseid=1&amp;concept=%D0%94%D0%B8%D0%B4%D0%B0%D0%BA%D1%82%D0%B8%D1%87%D0%B5%D1%81%D0%BA%D0%B0%D1%8F+%D0%B5%D0%B4%D0%B8%D0%BD%D0%B8%D1%86%D0%B0#:~:text=%D0%94%D0%B8%D0%B4%D0%B0%D0%BA%D1%82%D0%B8%D1%87%D0%B5%D1%81%D0%BA%D0%B0%D1%8F%20%D0%B5%D0%B4%D0%B8%D0%BD%D0%B8%D1%86%D0%B0%20%2D%20%D1%8D%D0%BB%D0%B5%D0%BC%D0%B5%D0%BD%D1%82%20%D1%81%D0%BE%D0%B4%D0%B5%D1%80%D0%B6%D0%B0%D0%BD%D0%B8%D1%8F%20%D1%83%D1%87%D0%B5%D0%B1%D0%BD%D0%BE%D0%B3%D0%BE,%D0%BF%D1%80%D0%BE%D1%84%D0%B5%D1%81%D1%81%D0%B8%D0%BE%D0%BD%D0%B0%D0%BB%D1%8C%D0%BD%D0%BE%D0%B9%20%D0%B4%D0%B8%D1%81%D1%86</w:t>
        </w:r>
        <w:r w:rsidR="00710566" w:rsidRPr="002D30AB">
          <w:rPr>
            <w:rStyle w:val="af2"/>
            <w:rFonts w:ascii="Times New Roman" w:hAnsi="Times New Roman" w:cstheme="majorBidi"/>
            <w:sz w:val="28"/>
            <w:szCs w:val="28"/>
            <w:lang w:val="en-US"/>
          </w:rPr>
          <w:lastRenderedPageBreak/>
          <w:t>%D0%B8%D0%BF%D0%BB%D0%B8%D0%BD%D1%8B%20%D0%B8%D0%BB%D0%B8%20%D0%BE%D0%B1%D1%89%D0%B5%D0%BE%D0%B1%D1%80%D0%B0%D0%B7%D0%BE%D0%B2%D0%B0%D1%82%D0%B5%D0%BB%D1%8C%D0%BD%D0%BE%D0%B3%D0%BE%20%D0%BF%D1%80%D0%B5%D0%B4%D0%BC%D0%B5%D1%82%D0%B0</w:t>
        </w:r>
      </w:hyperlink>
      <w:r w:rsidR="00710566" w:rsidRPr="00710566">
        <w:rPr>
          <w:rFonts w:ascii="Times New Roman" w:hAnsi="Times New Roman" w:cstheme="majorBidi"/>
          <w:sz w:val="28"/>
          <w:szCs w:val="28"/>
          <w:lang w:val="en-US"/>
        </w:rPr>
        <w:t>.</w:t>
      </w:r>
    </w:p>
    <w:p w14:paraId="05FC2E75" w14:textId="6EBB4C78" w:rsidR="00710566"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2" w:history="1">
        <w:r w:rsidR="00710566" w:rsidRPr="002D30AB">
          <w:rPr>
            <w:rStyle w:val="af2"/>
            <w:rFonts w:ascii="Times New Roman" w:hAnsi="Times New Roman" w:cstheme="majorBidi"/>
            <w:sz w:val="28"/>
            <w:szCs w:val="28"/>
            <w:lang w:val="en-US"/>
          </w:rPr>
          <w:t>https://xn--80acgfbsl1azdqr.xn--p1ai/file/4209e47a9c4187b9018f332ff9eda926</w:t>
        </w:r>
      </w:hyperlink>
    </w:p>
    <w:p w14:paraId="41FBB8AC" w14:textId="5E6EAD0E" w:rsidR="00710566" w:rsidRDefault="004E5030"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3" w:history="1">
        <w:r w:rsidR="00321089" w:rsidRPr="00887DC7">
          <w:rPr>
            <w:rStyle w:val="af2"/>
            <w:rFonts w:ascii="Times New Roman" w:hAnsi="Times New Roman" w:cstheme="majorBidi"/>
            <w:sz w:val="28"/>
            <w:szCs w:val="28"/>
            <w:lang w:val="en-US"/>
          </w:rPr>
          <w:t>https://studme.org/43944/filosofiya/abstraktnoe_konkretnoe</w:t>
        </w:r>
      </w:hyperlink>
    </w:p>
    <w:p w14:paraId="17832E02" w14:textId="011BE531" w:rsidR="00321089" w:rsidRDefault="00852F19"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4" w:history="1">
        <w:r w:rsidRPr="00CA7A85">
          <w:rPr>
            <w:rStyle w:val="af2"/>
            <w:rFonts w:ascii="Times New Roman" w:hAnsi="Times New Roman" w:cstheme="majorBidi"/>
            <w:sz w:val="28"/>
            <w:szCs w:val="28"/>
            <w:lang w:val="en-US"/>
          </w:rPr>
          <w:t>https://www.instituteiba.by/about/</w:t>
        </w:r>
      </w:hyperlink>
    </w:p>
    <w:p w14:paraId="34D25315" w14:textId="3CA192A2" w:rsidR="00852F19" w:rsidRPr="00852F19" w:rsidRDefault="00852F19" w:rsidP="002F2647">
      <w:pPr>
        <w:pStyle w:val="aa"/>
        <w:numPr>
          <w:ilvl w:val="0"/>
          <w:numId w:val="39"/>
        </w:numPr>
        <w:tabs>
          <w:tab w:val="left" w:pos="709"/>
          <w:tab w:val="left" w:pos="1276"/>
        </w:tabs>
        <w:spacing w:after="0"/>
        <w:ind w:left="0" w:firstLine="709"/>
        <w:rPr>
          <w:rFonts w:ascii="Times New Roman" w:hAnsi="Times New Roman" w:cstheme="majorBidi"/>
          <w:sz w:val="28"/>
          <w:szCs w:val="28"/>
        </w:rPr>
      </w:pPr>
      <w:r>
        <w:rPr>
          <w:rFonts w:ascii="Arial" w:hAnsi="Arial" w:cs="Arial"/>
          <w:color w:val="202122"/>
          <w:sz w:val="19"/>
          <w:szCs w:val="19"/>
          <w:shd w:val="clear" w:color="auto" w:fill="FFFFFF"/>
        </w:rPr>
        <w:t> </w:t>
      </w:r>
      <w:r>
        <w:rPr>
          <w:rStyle w:val="citation"/>
          <w:rFonts w:ascii="Arial" w:hAnsi="Arial" w:cs="Arial"/>
          <w:i/>
          <w:iCs/>
          <w:color w:val="202122"/>
          <w:sz w:val="19"/>
          <w:szCs w:val="19"/>
          <w:shd w:val="clear" w:color="auto" w:fill="FFFFFF"/>
        </w:rPr>
        <w:t>Г. Буч, Д. Рамбо, И. Якобсон.</w:t>
      </w:r>
      <w:r>
        <w:rPr>
          <w:rStyle w:val="citation"/>
          <w:rFonts w:ascii="Arial" w:hAnsi="Arial" w:cs="Arial"/>
          <w:color w:val="202122"/>
          <w:sz w:val="19"/>
          <w:szCs w:val="19"/>
          <w:shd w:val="clear" w:color="auto" w:fill="FFFFFF"/>
        </w:rPr>
        <w:t> Диаграммы UML // Язык UML. Руководство пользователя = The Unified Modeling Language User Guide. — 2-е. — М.: ДМК Пресс, 2006. — С. 41. — 496 с</w:t>
      </w:r>
    </w:p>
    <w:sectPr w:rsidR="00852F19" w:rsidRPr="00852F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A57E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E3B0919E"/>
    <w:lvl w:ilvl="0" w:tplc="53A8A448">
      <w:numFmt w:val="bullet"/>
      <w:lvlText w:val="–"/>
      <w:lvlJc w:val="left"/>
      <w:pPr>
        <w:ind w:left="927" w:hanging="360"/>
      </w:pPr>
      <w:rPr>
        <w:rFonts w:ascii="Times New Roman" w:eastAsiaTheme="minorHAnsi" w:hAnsi="Times New Roman" w:cs="Times New Roman"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4"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4"/>
  </w:num>
  <w:num w:numId="4">
    <w:abstractNumId w:val="31"/>
  </w:num>
  <w:num w:numId="5">
    <w:abstractNumId w:val="16"/>
  </w:num>
  <w:num w:numId="6">
    <w:abstractNumId w:val="35"/>
  </w:num>
  <w:num w:numId="7">
    <w:abstractNumId w:val="40"/>
  </w:num>
  <w:num w:numId="8">
    <w:abstractNumId w:val="27"/>
  </w:num>
  <w:num w:numId="9">
    <w:abstractNumId w:val="9"/>
  </w:num>
  <w:num w:numId="10">
    <w:abstractNumId w:val="20"/>
  </w:num>
  <w:num w:numId="11">
    <w:abstractNumId w:val="4"/>
  </w:num>
  <w:num w:numId="12">
    <w:abstractNumId w:val="8"/>
  </w:num>
  <w:num w:numId="13">
    <w:abstractNumId w:val="37"/>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39"/>
  </w:num>
  <w:num w:numId="23">
    <w:abstractNumId w:val="25"/>
  </w:num>
  <w:num w:numId="24">
    <w:abstractNumId w:val="23"/>
  </w:num>
  <w:num w:numId="25">
    <w:abstractNumId w:val="38"/>
  </w:num>
  <w:num w:numId="26">
    <w:abstractNumId w:val="7"/>
  </w:num>
  <w:num w:numId="27">
    <w:abstractNumId w:val="42"/>
  </w:num>
  <w:num w:numId="28">
    <w:abstractNumId w:val="14"/>
  </w:num>
  <w:num w:numId="29">
    <w:abstractNumId w:val="2"/>
  </w:num>
  <w:num w:numId="30">
    <w:abstractNumId w:val="41"/>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3"/>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Егор Красовский">
    <w15:presenceInfo w15:providerId="Windows Live" w15:userId="6170fcb0db259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35E50"/>
    <w:rsid w:val="00037EFE"/>
    <w:rsid w:val="000521DE"/>
    <w:rsid w:val="00072923"/>
    <w:rsid w:val="00090B1D"/>
    <w:rsid w:val="00092664"/>
    <w:rsid w:val="000E7079"/>
    <w:rsid w:val="000F2DB3"/>
    <w:rsid w:val="000F6B61"/>
    <w:rsid w:val="00103FA5"/>
    <w:rsid w:val="0013218B"/>
    <w:rsid w:val="001462A0"/>
    <w:rsid w:val="00147D08"/>
    <w:rsid w:val="0015103A"/>
    <w:rsid w:val="00153CE7"/>
    <w:rsid w:val="001822DE"/>
    <w:rsid w:val="00185377"/>
    <w:rsid w:val="001E1693"/>
    <w:rsid w:val="001F2587"/>
    <w:rsid w:val="00200810"/>
    <w:rsid w:val="00227A30"/>
    <w:rsid w:val="00246909"/>
    <w:rsid w:val="00261D84"/>
    <w:rsid w:val="00264F85"/>
    <w:rsid w:val="00273ACE"/>
    <w:rsid w:val="00280D5B"/>
    <w:rsid w:val="00285421"/>
    <w:rsid w:val="00296D7E"/>
    <w:rsid w:val="002D48E2"/>
    <w:rsid w:val="002E04B4"/>
    <w:rsid w:val="002E526B"/>
    <w:rsid w:val="002F2647"/>
    <w:rsid w:val="003018A9"/>
    <w:rsid w:val="00321089"/>
    <w:rsid w:val="0032632D"/>
    <w:rsid w:val="00335499"/>
    <w:rsid w:val="00370819"/>
    <w:rsid w:val="00373362"/>
    <w:rsid w:val="00374F68"/>
    <w:rsid w:val="00391279"/>
    <w:rsid w:val="003A01FF"/>
    <w:rsid w:val="003A0857"/>
    <w:rsid w:val="00446ECD"/>
    <w:rsid w:val="00447CD8"/>
    <w:rsid w:val="0045112C"/>
    <w:rsid w:val="004D7099"/>
    <w:rsid w:val="004E1C1C"/>
    <w:rsid w:val="004E5030"/>
    <w:rsid w:val="004F1888"/>
    <w:rsid w:val="004F1BF9"/>
    <w:rsid w:val="004F7179"/>
    <w:rsid w:val="004F7339"/>
    <w:rsid w:val="00503F39"/>
    <w:rsid w:val="00555670"/>
    <w:rsid w:val="00584688"/>
    <w:rsid w:val="005B372F"/>
    <w:rsid w:val="005D4C96"/>
    <w:rsid w:val="005E34EE"/>
    <w:rsid w:val="00652D35"/>
    <w:rsid w:val="00695DDE"/>
    <w:rsid w:val="006C51F1"/>
    <w:rsid w:val="006F2A30"/>
    <w:rsid w:val="00710566"/>
    <w:rsid w:val="00747692"/>
    <w:rsid w:val="0074785D"/>
    <w:rsid w:val="007722CE"/>
    <w:rsid w:val="007B530E"/>
    <w:rsid w:val="007E0A0C"/>
    <w:rsid w:val="0082410B"/>
    <w:rsid w:val="00841C30"/>
    <w:rsid w:val="00852F19"/>
    <w:rsid w:val="00895A57"/>
    <w:rsid w:val="008C3FC2"/>
    <w:rsid w:val="008C470F"/>
    <w:rsid w:val="00901DBC"/>
    <w:rsid w:val="00904438"/>
    <w:rsid w:val="0092219B"/>
    <w:rsid w:val="0095401B"/>
    <w:rsid w:val="009667E4"/>
    <w:rsid w:val="00982F47"/>
    <w:rsid w:val="009838D2"/>
    <w:rsid w:val="00983EBE"/>
    <w:rsid w:val="00986291"/>
    <w:rsid w:val="009B7E6C"/>
    <w:rsid w:val="009D12D0"/>
    <w:rsid w:val="009D6ED0"/>
    <w:rsid w:val="00A1504B"/>
    <w:rsid w:val="00A176C7"/>
    <w:rsid w:val="00A85700"/>
    <w:rsid w:val="00AA59F4"/>
    <w:rsid w:val="00AE64D8"/>
    <w:rsid w:val="00AF66C3"/>
    <w:rsid w:val="00AF6BCB"/>
    <w:rsid w:val="00B1214B"/>
    <w:rsid w:val="00B27514"/>
    <w:rsid w:val="00B4211B"/>
    <w:rsid w:val="00B556E4"/>
    <w:rsid w:val="00B74D71"/>
    <w:rsid w:val="00B76435"/>
    <w:rsid w:val="00B87775"/>
    <w:rsid w:val="00B87A86"/>
    <w:rsid w:val="00B92414"/>
    <w:rsid w:val="00BB7285"/>
    <w:rsid w:val="00C01EF4"/>
    <w:rsid w:val="00C30990"/>
    <w:rsid w:val="00C423AC"/>
    <w:rsid w:val="00C447C5"/>
    <w:rsid w:val="00C678EC"/>
    <w:rsid w:val="00C70756"/>
    <w:rsid w:val="00CA09A3"/>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41986"/>
    <w:rsid w:val="00F836D5"/>
    <w:rsid w:val="00FA06F9"/>
    <w:rsid w:val="00FA0D88"/>
    <w:rsid w:val="00FB08A3"/>
    <w:rsid w:val="00FC54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uiPriority w:val="10"/>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uiPriority w:val="10"/>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iPriority w:val="99"/>
    <w:unhideWhenUsed/>
    <w:rsid w:val="00986291"/>
    <w:pPr>
      <w:spacing w:after="120"/>
    </w:pPr>
  </w:style>
  <w:style w:type="character" w:customStyle="1" w:styleId="afb">
    <w:name w:val="Основной текст Знак"/>
    <w:basedOn w:val="a7"/>
    <w:link w:val="afa"/>
    <w:uiPriority w:val="99"/>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hyperlink" Target="https://ru.wikipedia.org/wiki/%D0%A4%D0%B0%D0%B9%D0%BB"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hyperlink" Target="http://www.omg.org/spec/UML/2.1.2/Superstructure/PDF" TargetMode="External"/><Relationship Id="rId112" Type="http://schemas.openxmlformats.org/officeDocument/2006/relationships/hyperlink" Target="https://xn--80acgfbsl1azdqr.xn--p1ai/file/4209e47a9c4187b9018f332ff9eda926" TargetMode="External"/><Relationship Id="rId16" Type="http://schemas.openxmlformats.org/officeDocument/2006/relationships/image" Target="media/image7.png"/><Relationship Id="rId107" Type="http://schemas.openxmlformats.org/officeDocument/2006/relationships/hyperlink" Target="https://vc.ru/marketing/66104-kak-organizovat-otdel-kontent-marketinga-rekomendacii-i-opyt-odnoy-kompanii"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hyperlink" Target="https://ru.wikipedia.org/wiki/UML" TargetMode="External"/><Relationship Id="rId53" Type="http://schemas.openxmlformats.org/officeDocument/2006/relationships/hyperlink" Target="https://ru.wikipedia.org/wiki/%D0%90%D0%BD%D0%B3%D0%BB%D0%B8%D0%B9%D1%81%D0%BA%D0%B8%D0%B9_%D1%8F%D0%B7%D1%8B%D0%BA" TargetMode="External"/><Relationship Id="rId58" Type="http://schemas.openxmlformats.org/officeDocument/2006/relationships/hyperlink" Target="https://ru.wikipedia.org/wiki/%D0%91%D0%B8%D0%B7%D0%BD%D0%B5%D1%81-%D0%BF%D1%80%D0%BE%D1%86%D0%B5%D1%81%D1%81" TargetMode="External"/><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s://sapyard.com" TargetMode="External"/><Relationship Id="rId5" Type="http://schemas.openxmlformats.org/officeDocument/2006/relationships/webSettings" Target="webSettings.xml"/><Relationship Id="rId90" Type="http://schemas.openxmlformats.org/officeDocument/2006/relationships/hyperlink" Target="https://www.omg.org/spec/UML/2.1.2/Superstructure/PDF" TargetMode="External"/><Relationship Id="rId95" Type="http://schemas.openxmlformats.org/officeDocument/2006/relationships/hyperlink" Target="https://delo-press.ru/journals/documents/informatsionnye-tekhnologii/45213-konstruktivnyy-podkhod-k-organizatsii-khraneniya-elektronnykh-dokumentov/"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ru.wikipedia.org/wiki/%D0%90%D0%BD%D0%B3%D0%BB%D0%B8%D0%B9%D1%81%D0%BA%D0%B8%D0%B9_%D1%8F%D0%B7%D1%8B%D0%BA" TargetMode="External"/><Relationship Id="rId48"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s://studme.org/43944/filosofiya/abstraktnoe_konkretnoe" TargetMode="External"/><Relationship Id="rId80" Type="http://schemas.openxmlformats.org/officeDocument/2006/relationships/image" Target="media/image50.png"/><Relationship Id="rId85" Type="http://schemas.openxmlformats.org/officeDocument/2006/relationships/hyperlink" Target="https://coderlessons.com/"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hyperlink" Target="https://ru.wikipedia.org/w/index.php?title=Node_(UML)&amp;action=edit&amp;redlink=1" TargetMode="External"/><Relationship Id="rId59" Type="http://schemas.openxmlformats.org/officeDocument/2006/relationships/image" Target="media/image29.png"/><Relationship Id="rId103" Type="http://schemas.openxmlformats.org/officeDocument/2006/relationships/hyperlink" Target="https://abap-blog.ru" TargetMode="External"/><Relationship Id="rId108" Type="http://schemas.openxmlformats.org/officeDocument/2006/relationships/hyperlink" Target="https://netpeak.net/ru/blog/kriterii-kachestvennogo-kontenta-story/" TargetMode="External"/><Relationship Id="rId54" Type="http://schemas.openxmlformats.org/officeDocument/2006/relationships/image" Target="media/image28.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hyperlink" Target="https://ta-aspect.by/kak-uluchshit-kontent-obuchayushhix-kursov-15-receptov-povysheniya-effektivnosti-obucheniya" TargetMode="External"/><Relationship Id="rId96" Type="http://schemas.openxmlformats.org/officeDocument/2006/relationships/hyperlink" Target="https://www.eg-online.ru/article/379847/"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ru.wikipedia.org/wiki/%D0%90%D0%BD%D0%B3%D0%BB%D0%B8%D0%B9%D1%81%D0%BA%D0%B8%D0%B9_%D1%8F%D0%B7%D1%8B%D0%BA" TargetMode="External"/><Relationship Id="rId114" Type="http://schemas.openxmlformats.org/officeDocument/2006/relationships/hyperlink" Target="https://www.instituteiba.by/about/" TargetMode="External"/><Relationship Id="rId10" Type="http://schemas.openxmlformats.org/officeDocument/2006/relationships/hyperlink" Target="http://www.park.by/?lng=ru" TargetMode="External"/><Relationship Id="rId31" Type="http://schemas.openxmlformats.org/officeDocument/2006/relationships/hyperlink" Target="https://help.sap.com/viewer/cc0c305d2fab47bd808adcad3ca7ee9d/7.51.4/en-US/3b77569ca8ee4226bdab4fcebd6f6ea6.html" TargetMode="External"/><Relationship Id="rId44" Type="http://schemas.openxmlformats.org/officeDocument/2006/relationships/hyperlink" Target="https://ru.wikipedia.org/wiki/UML" TargetMode="External"/><Relationship Id="rId52" Type="http://schemas.openxmlformats.org/officeDocument/2006/relationships/hyperlink" Target="https://ru.wikipedia.org/wiki/%D0%9E%D0%B1%D1%8A%D0%B5%D0%BA%D1%82_(%D0%BF%D1%80%D0%BE%D0%B3%D1%80%D0%B0%D0%BC%D0%BC%D0%B8%D1%80%D0%BE%D0%B2%D0%B0%D0%BD%D0%B8%D0%B5)"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www.osp.ru/os/2012/09/13032513" TargetMode="External"/><Relationship Id="rId94" Type="http://schemas.openxmlformats.org/officeDocument/2006/relationships/hyperlink" Target="https://textbooks.studio/menedjment-upravlenie-personalom/tseli-zadachi-metodyi-26926.html" TargetMode="External"/><Relationship Id="rId99" Type="http://schemas.openxmlformats.org/officeDocument/2006/relationships/hyperlink" Target="https://smmplanner.com/blog/instrukciya-po-vidam-kontenta/" TargetMode="External"/><Relationship Id="rId101" Type="http://schemas.openxmlformats.org/officeDocument/2006/relationships/hyperlink" Target="https://habr.com" TargetMode="External"/><Relationship Id="rId4" Type="http://schemas.openxmlformats.org/officeDocument/2006/relationships/settings" Target="settings.xml"/><Relationship Id="rId9" Type="http://schemas.openxmlformats.org/officeDocument/2006/relationships/hyperlink" Target="https://open.sap.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ru.wikipedia.org/wiki/JDBC" TargetMode="External"/><Relationship Id="rId109"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4" Type="http://schemas.openxmlformats.org/officeDocument/2006/relationships/image" Target="media/image24.png"/><Relationship Id="rId50" Type="http://schemas.openxmlformats.org/officeDocument/2006/relationships/hyperlink" Target="https://ru.wikipedia.org/wiki/%D0%94%D0%B8%D0%B0%D0%B3%D1%80%D0%B0%D0%BC%D0%BC%D0%B0_(UML)" TargetMode="External"/><Relationship Id="rId55" Type="http://schemas.openxmlformats.org/officeDocument/2006/relationships/hyperlink" Target="https://ru.wikipedia.org/wiki/%D0%94%D0%B8%D0%B0%D0%B3%D1%80%D0%B0%D0%BC%D0%BC%D0%B0_%D1%81%D0%BE%D1%81%D1%82%D0%BE%D1%8F%D0%BD%D0%B8%D0%B9_(%D1%82%D0%B5%D0%BE%D1%80%D0%B8%D1%8F_%D0%B0%D0%B2%D1%82%D0%BE%D0%BC%D0%B0%D1%82%D0%BE%D0%B2)" TargetMode="External"/><Relationship Id="rId76" Type="http://schemas.openxmlformats.org/officeDocument/2006/relationships/image" Target="media/image46.png"/><Relationship Id="rId97" Type="http://schemas.openxmlformats.org/officeDocument/2006/relationships/hyperlink" Target="https://ppt-online.org/287247" TargetMode="External"/><Relationship Id="rId104" Type="http://schemas.openxmlformats.org/officeDocument/2006/relationships/hyperlink" Target="https://open.sap.com" TargetMode="External"/><Relationship Id="rId7" Type="http://schemas.openxmlformats.org/officeDocument/2006/relationships/hyperlink" Target="https://habr.com" TargetMode="External"/><Relationship Id="rId71" Type="http://schemas.openxmlformats.org/officeDocument/2006/relationships/image" Target="media/image41.png"/><Relationship Id="rId92" Type="http://schemas.openxmlformats.org/officeDocument/2006/relationships/hyperlink" Target="https://logistics.ru/9/24/i20_3065.ht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ru.wikipedia.org/wiki/REST" TargetMode="External"/><Relationship Id="rId45" Type="http://schemas.openxmlformats.org/officeDocument/2006/relationships/hyperlink" Target="https://ru.wikipedia.org/wiki/%D0%94%D0%B8%D0%B0%D0%B3%D1%80%D0%B0%D0%BC%D0%BC%D0%B0" TargetMode="External"/><Relationship Id="rId66" Type="http://schemas.openxmlformats.org/officeDocument/2006/relationships/image" Target="media/image36.png"/><Relationship Id="rId87" Type="http://schemas.openxmlformats.org/officeDocument/2006/relationships/hyperlink" Target="http://www.omg.org/spec/UML/2.1.2/Superstructure/PDF/" TargetMode="External"/><Relationship Id="rId110" Type="http://schemas.openxmlformats.org/officeDocument/2006/relationships/hyperlink" Target="https://web.archive.org/web/20070102020959/http://rcdl2003.spbu.ru/~igor/papers/exp-survey/" TargetMode="External"/><Relationship Id="rId115" Type="http://schemas.openxmlformats.org/officeDocument/2006/relationships/fontTable" Target="fontTable.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hyperlink" Target="https://ru.wikipedia.org/wiki/%D0%94%D0%B8%D0%B0%D0%B3%D1%80%D0%B0%D0%BC%D0%BC%D0%B0_%D1%81%D0%BE%D1%81%D1%82%D0%BE%D1%8F%D0%BD%D0%B8%D0%B9_(UML)" TargetMode="External"/><Relationship Id="rId77" Type="http://schemas.openxmlformats.org/officeDocument/2006/relationships/image" Target="media/image47.png"/><Relationship Id="rId100" Type="http://schemas.openxmlformats.org/officeDocument/2006/relationships/hyperlink" Target="https://webinar.ru/articles/webinari-chto-eto-takoe/" TargetMode="External"/><Relationship Id="rId105" Type="http://schemas.openxmlformats.org/officeDocument/2006/relationships/hyperlink" Target="https://popsters.ru/blog/post/23" TargetMode="External"/><Relationship Id="rId8" Type="http://schemas.openxmlformats.org/officeDocument/2006/relationships/hyperlink" Target="https://abap-blog.ru" TargetMode="External"/><Relationship Id="rId51" Type="http://schemas.openxmlformats.org/officeDocument/2006/relationships/hyperlink" Target="https://ru.wikipedia.org/wiki/%D0%9F%D1%80%D0%B5%D1%86%D0%B5%D0%B4%D0%B5%D0%BD%D1%82_(UML)" TargetMode="External"/><Relationship Id="rId72" Type="http://schemas.openxmlformats.org/officeDocument/2006/relationships/image" Target="media/image42.png"/><Relationship Id="rId93" Type="http://schemas.openxmlformats.org/officeDocument/2006/relationships/hyperlink" Target="https://teachbase.ru/learning/obuchenie/obuchenie-personala-zalog-uspeha-kompanii/" TargetMode="External"/><Relationship Id="rId98" Type="http://schemas.openxmlformats.org/officeDocument/2006/relationships/hyperlink" Target="https://ieee-sa.imeetcentral.com/ltsc/"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ru.wikipedia.org/w/index.php?title=%D0%9A%D0%BE%D0%BC%D0%BF%D0%BE%D0%BD%D0%B5%D0%BD%D1%82_(UML)&amp;action=edit&amp;redlink=1" TargetMode="External"/><Relationship Id="rId67" Type="http://schemas.openxmlformats.org/officeDocument/2006/relationships/image" Target="media/image37.png"/><Relationship Id="rId116" Type="http://schemas.microsoft.com/office/2011/relationships/people" Target="people.xml"/><Relationship Id="rId20" Type="http://schemas.openxmlformats.org/officeDocument/2006/relationships/image" Target="media/image11.png"/><Relationship Id="rId41" Type="http://schemas.openxmlformats.org/officeDocument/2006/relationships/hyperlink" Target="https://ru.wikipedia.org/wiki/RMI" TargetMode="External"/><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hyperlink" Target="https://www.omg.org/spec/UML/2.1.2/Superstructure/PDF/" TargetMode="External"/><Relationship Id="rId111" Type="http://schemas.openxmlformats.org/officeDocument/2006/relationships/hyperlink" Target="http://cdo.vsgaki.ru/mod/glossary/showentry.php?courseid=1&amp;concept=%D0%94%D0%B8%D0%B4%D0%B0%D0%BA%D1%82%D0%B8%D1%87%D0%B5%D1%81%D0%BA%D0%B0%D1%8F+%D0%B5%D0%B4%D0%B8%D0%BD%D0%B8%D1%86%D0%B0" TargetMode="External"/><Relationship Id="rId15" Type="http://schemas.openxmlformats.org/officeDocument/2006/relationships/image" Target="media/image6.png"/><Relationship Id="rId36" Type="http://schemas.openxmlformats.org/officeDocument/2006/relationships/hyperlink" Target="https://ru.wikipedia.org/wiki/%D0%90%D0%BD%D0%B3%D0%BB%D0%B8%D0%B9%D1%81%D0%BA%D0%B8%D0%B9_%D1%8F%D0%B7%D1%8B%D0%BA" TargetMode="External"/><Relationship Id="rId57" Type="http://schemas.openxmlformats.org/officeDocument/2006/relationships/hyperlink" Target="https://ru.wikipedia.org/wiki/%D0%94%D0%B8%D0%B0%D0%B3%D1%80%D0%B0%D0%BC%D0%BC%D0%B0_%D1%81%D0%BE%D1%81%D1%82%D0%BE%D1%8F%D0%BD%D0%B8%D0%B9_(UML)" TargetMode="External"/><Relationship Id="rId106" Type="http://schemas.openxmlformats.org/officeDocument/2006/relationships/hyperlink" Target="https://web.archive.org/web/20120615145611/http://www.austria-lexikon.at/attach/User/Trattner%20Christoph/trattner_kap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83</Pages>
  <Words>16267</Words>
  <Characters>92723</Characters>
  <Application>Microsoft Office Word</Application>
  <DocSecurity>0</DocSecurity>
  <Lines>772</Lines>
  <Paragraphs>217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16</cp:revision>
  <cp:lastPrinted>2021-04-25T17:38:00Z</cp:lastPrinted>
  <dcterms:created xsi:type="dcterms:W3CDTF">2021-04-25T14:28:00Z</dcterms:created>
  <dcterms:modified xsi:type="dcterms:W3CDTF">2021-04-26T17:55:00Z</dcterms:modified>
</cp:coreProperties>
</file>